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73520A" w14:textId="77777777" w:rsidR="005973C1" w:rsidRPr="00A225AA" w:rsidRDefault="005973C1" w:rsidP="005973C1">
      <w:pPr>
        <w:widowControl w:val="0"/>
        <w:tabs>
          <w:tab w:val="left" w:pos="482"/>
        </w:tabs>
        <w:spacing w:before="240" w:after="240"/>
        <w:jc w:val="both"/>
        <w:rPr>
          <w:rFonts w:ascii="Times New Roman" w:hAnsi="Times New Roman"/>
          <w:szCs w:val="20"/>
          <w:lang w:eastAsia="en-US"/>
        </w:rPr>
      </w:pPr>
    </w:p>
    <w:p w14:paraId="5C1F29EA" w14:textId="77777777" w:rsidR="005973C1" w:rsidRPr="00A225AA" w:rsidRDefault="005973C1" w:rsidP="005973C1">
      <w:pPr>
        <w:widowControl w:val="0"/>
        <w:tabs>
          <w:tab w:val="left" w:pos="482"/>
        </w:tabs>
        <w:spacing w:before="240" w:after="240"/>
        <w:jc w:val="both"/>
        <w:rPr>
          <w:rFonts w:ascii="Times New Roman" w:hAnsi="Times New Roman"/>
          <w:szCs w:val="20"/>
          <w:lang w:eastAsia="en-US"/>
        </w:rPr>
      </w:pPr>
    </w:p>
    <w:p w14:paraId="3297DF82" w14:textId="77777777" w:rsidR="005973C1" w:rsidRPr="00A225AA" w:rsidRDefault="005973C1" w:rsidP="005973C1">
      <w:pPr>
        <w:widowControl w:val="0"/>
        <w:tabs>
          <w:tab w:val="left" w:pos="482"/>
        </w:tabs>
        <w:spacing w:before="240" w:after="240"/>
        <w:jc w:val="both"/>
        <w:rPr>
          <w:rFonts w:ascii="Times New Roman" w:hAnsi="Times New Roman"/>
          <w:szCs w:val="20"/>
          <w:lang w:eastAsia="en-US"/>
        </w:rPr>
      </w:pPr>
    </w:p>
    <w:p w14:paraId="07664E7B" w14:textId="77777777" w:rsidR="005973C1" w:rsidRPr="00A225AA" w:rsidRDefault="005973C1" w:rsidP="005973C1">
      <w:pPr>
        <w:widowControl w:val="0"/>
        <w:tabs>
          <w:tab w:val="left" w:pos="482"/>
        </w:tabs>
        <w:spacing w:before="240" w:after="240"/>
        <w:jc w:val="both"/>
        <w:rPr>
          <w:rFonts w:ascii="Times New Roman" w:hAnsi="Times New Roman"/>
          <w:szCs w:val="20"/>
          <w:lang w:eastAsia="en-US"/>
        </w:rPr>
      </w:pPr>
    </w:p>
    <w:p w14:paraId="7ADD6666" w14:textId="77777777" w:rsidR="005973C1" w:rsidRPr="00A225AA" w:rsidRDefault="005973C1" w:rsidP="005973C1">
      <w:pPr>
        <w:widowControl w:val="0"/>
        <w:tabs>
          <w:tab w:val="left" w:pos="482"/>
        </w:tabs>
        <w:spacing w:before="240" w:after="240"/>
        <w:jc w:val="both"/>
        <w:rPr>
          <w:rFonts w:ascii="Times New Roman" w:hAnsi="Times New Roman"/>
          <w:szCs w:val="20"/>
          <w:lang w:eastAsia="en-US"/>
        </w:rPr>
      </w:pPr>
    </w:p>
    <w:p w14:paraId="1AAE4D38" w14:textId="77777777" w:rsidR="005973C1" w:rsidRPr="00A225AA" w:rsidRDefault="005973C1" w:rsidP="005973C1">
      <w:pPr>
        <w:widowControl w:val="0"/>
        <w:tabs>
          <w:tab w:val="left" w:pos="482"/>
        </w:tabs>
        <w:spacing w:before="240" w:after="240"/>
        <w:jc w:val="center"/>
        <w:rPr>
          <w:rFonts w:ascii="Times New Roman" w:hAnsi="Times New Roman"/>
          <w:szCs w:val="20"/>
          <w:lang w:eastAsia="en-US"/>
        </w:rPr>
      </w:pPr>
      <w:r w:rsidRPr="00860C02">
        <w:rPr>
          <w:rFonts w:asciiTheme="minorHAnsi" w:hAnsiTheme="minorHAnsi"/>
          <w:noProof/>
        </w:rPr>
        <w:drawing>
          <wp:inline distT="114300" distB="114300" distL="114300" distR="114300" wp14:anchorId="6723F08F" wp14:editId="68D07E61">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
                    <a:srcRect/>
                    <a:stretch>
                      <a:fillRect/>
                    </a:stretch>
                  </pic:blipFill>
                  <pic:spPr>
                    <a:xfrm>
                      <a:off x="0" y="0"/>
                      <a:ext cx="3455690" cy="2698356"/>
                    </a:xfrm>
                    <a:prstGeom prst="rect">
                      <a:avLst/>
                    </a:prstGeom>
                    <a:ln/>
                  </pic:spPr>
                </pic:pic>
              </a:graphicData>
            </a:graphic>
          </wp:inline>
        </w:drawing>
      </w:r>
    </w:p>
    <w:p w14:paraId="2BD5220E" w14:textId="77777777"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14:paraId="2A883C38" w14:textId="77777777"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14:paraId="477AEE9C" w14:textId="77777777" w:rsidR="005973C1" w:rsidRPr="00A225AA" w:rsidRDefault="005973C1" w:rsidP="005973C1">
      <w:pPr>
        <w:pStyle w:val="Titel"/>
        <w:jc w:val="center"/>
        <w:rPr>
          <w:lang w:val="en-US"/>
        </w:rPr>
      </w:pPr>
      <w:proofErr w:type="spellStart"/>
      <w:r>
        <w:rPr>
          <w:lang w:val="en-US"/>
        </w:rPr>
        <w:t>EXMARaLDA</w:t>
      </w:r>
      <w:proofErr w:type="spellEnd"/>
      <w:r>
        <w:rPr>
          <w:lang w:val="en-US"/>
        </w:rPr>
        <w:t xml:space="preserve"> Corpus Manager</w:t>
      </w:r>
    </w:p>
    <w:p w14:paraId="5220AE56" w14:textId="77777777"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0" w:name="_safhug1mpapo" w:colFirst="0" w:colLast="0"/>
      <w:bookmarkStart w:id="1" w:name="_Toc460834654"/>
      <w:bookmarkEnd w:id="0"/>
      <w:r w:rsidRPr="00A225AA">
        <w:rPr>
          <w:rFonts w:ascii="Times New Roman" w:hAnsi="Times New Roman"/>
          <w:b/>
          <w:iCs/>
          <w:spacing w:val="15"/>
          <w:sz w:val="32"/>
          <w:lang w:val="en-US" w:eastAsia="en-US"/>
        </w:rPr>
        <w:t>Manual</w:t>
      </w:r>
      <w:bookmarkEnd w:id="1"/>
    </w:p>
    <w:p w14:paraId="4ACD0703" w14:textId="77777777"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2" w:name="_Toc460834655"/>
      <w:r w:rsidRPr="00A225AA">
        <w:rPr>
          <w:rFonts w:ascii="Times New Roman" w:hAnsi="Times New Roman"/>
          <w:b/>
          <w:iCs/>
          <w:spacing w:val="15"/>
          <w:sz w:val="32"/>
          <w:lang w:val="en-US" w:eastAsia="en-US"/>
        </w:rPr>
        <w:t>Version 1.6</w:t>
      </w:r>
      <w:bookmarkEnd w:id="2"/>
    </w:p>
    <w:p w14:paraId="3692DBE7" w14:textId="77777777" w:rsidR="005973C1" w:rsidRPr="00A225AA" w:rsidRDefault="005973C1" w:rsidP="005973C1">
      <w:pPr>
        <w:widowControl w:val="0"/>
        <w:tabs>
          <w:tab w:val="left" w:pos="482"/>
        </w:tabs>
        <w:spacing w:after="240"/>
        <w:jc w:val="center"/>
        <w:rPr>
          <w:rFonts w:ascii="Times New Roman" w:hAnsi="Times New Roman"/>
          <w:b/>
          <w:szCs w:val="20"/>
          <w:lang w:val="en-US" w:eastAsia="en-US"/>
        </w:rPr>
      </w:pPr>
    </w:p>
    <w:p w14:paraId="3B0AF047" w14:textId="77777777"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bookmarkStart w:id="3" w:name="_Toc460834656"/>
      <w:r w:rsidRPr="00A225AA">
        <w:rPr>
          <w:rFonts w:ascii="Times New Roman" w:hAnsi="Times New Roman"/>
          <w:szCs w:val="20"/>
          <w:lang w:val="en-US" w:eastAsia="en-US"/>
        </w:rPr>
        <w:t>Last update: October, 2016</w:t>
      </w:r>
      <w:bookmarkEnd w:id="3"/>
    </w:p>
    <w:p w14:paraId="2DB0B8F3" w14:textId="77777777"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r w:rsidRPr="00A225AA">
        <w:rPr>
          <w:rFonts w:ascii="Times New Roman" w:hAnsi="Times New Roman"/>
          <w:szCs w:val="20"/>
          <w:lang w:val="en-US" w:eastAsia="en-US"/>
        </w:rPr>
        <w:t xml:space="preserve">Main contributor: </w:t>
      </w:r>
      <w:r>
        <w:rPr>
          <w:rFonts w:ascii="Times New Roman" w:hAnsi="Times New Roman"/>
          <w:szCs w:val="20"/>
          <w:lang w:val="en-US" w:eastAsia="en-US"/>
        </w:rPr>
        <w:t xml:space="preserve">Kai </w:t>
      </w:r>
      <w:proofErr w:type="spellStart"/>
      <w:r>
        <w:rPr>
          <w:rFonts w:ascii="Times New Roman" w:hAnsi="Times New Roman"/>
          <w:szCs w:val="20"/>
          <w:lang w:val="en-US" w:eastAsia="en-US"/>
        </w:rPr>
        <w:t>Wörner</w:t>
      </w:r>
      <w:proofErr w:type="spellEnd"/>
      <w:r w:rsidRPr="00A225AA">
        <w:rPr>
          <w:rFonts w:ascii="Times New Roman" w:hAnsi="Times New Roman"/>
          <w:szCs w:val="20"/>
          <w:lang w:val="en-US" w:eastAsia="en-US"/>
        </w:rPr>
        <w:t xml:space="preserve"> </w:t>
      </w:r>
    </w:p>
    <w:p w14:paraId="0FC5F00C" w14:textId="218D46AD" w:rsidR="0078771F" w:rsidRPr="00EA4F94" w:rsidRDefault="005973C1" w:rsidP="005973C1">
      <w:pPr>
        <w:widowControl w:val="0"/>
        <w:tabs>
          <w:tab w:val="left" w:pos="482"/>
        </w:tabs>
        <w:spacing w:before="240" w:after="240"/>
        <w:jc w:val="center"/>
        <w:rPr>
          <w:lang w:val="en-US"/>
        </w:rPr>
      </w:pPr>
      <w:r w:rsidRPr="00A225AA">
        <w:rPr>
          <w:rFonts w:ascii="Times New Roman" w:hAnsi="Times New Roman"/>
          <w:sz w:val="20"/>
          <w:szCs w:val="20"/>
          <w:lang w:val="en-US" w:eastAsia="en-US"/>
        </w:rPr>
        <w:t xml:space="preserve">Further contributors: Anne </w:t>
      </w:r>
      <w:proofErr w:type="spellStart"/>
      <w:r w:rsidRPr="00A225AA">
        <w:rPr>
          <w:rFonts w:ascii="Times New Roman" w:hAnsi="Times New Roman"/>
          <w:sz w:val="20"/>
          <w:szCs w:val="20"/>
          <w:lang w:val="en-US" w:eastAsia="en-US"/>
        </w:rPr>
        <w:t>Ferger</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Carolin</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Frontzek</w:t>
      </w:r>
      <w:proofErr w:type="spellEnd"/>
      <w:r w:rsidRPr="00A225AA">
        <w:rPr>
          <w:rFonts w:ascii="Times New Roman" w:hAnsi="Times New Roman"/>
          <w:sz w:val="20"/>
          <w:szCs w:val="20"/>
          <w:lang w:val="en-US" w:eastAsia="en-US"/>
        </w:rPr>
        <w:t xml:space="preserve">, </w:t>
      </w:r>
      <w:r w:rsidRPr="00A225AA">
        <w:rPr>
          <w:rFonts w:ascii="Times New Roman" w:hAnsi="Times New Roman"/>
          <w:sz w:val="20"/>
          <w:szCs w:val="20"/>
          <w:lang w:val="en-US" w:eastAsia="en-US"/>
        </w:rPr>
        <w:br/>
        <w:t xml:space="preserve">Karolina </w:t>
      </w:r>
      <w:proofErr w:type="spellStart"/>
      <w:r w:rsidRPr="00A225AA">
        <w:rPr>
          <w:rFonts w:ascii="Times New Roman" w:hAnsi="Times New Roman"/>
          <w:sz w:val="20"/>
          <w:szCs w:val="20"/>
          <w:lang w:val="en-US" w:eastAsia="en-US"/>
        </w:rPr>
        <w:t>Kaminska</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Heidemarie</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Sambale</w:t>
      </w:r>
      <w:proofErr w:type="spellEnd"/>
      <w:r w:rsidRPr="00A225AA">
        <w:rPr>
          <w:rFonts w:ascii="Times New Roman" w:hAnsi="Times New Roman"/>
          <w:sz w:val="20"/>
          <w:szCs w:val="20"/>
          <w:lang w:val="en-US" w:eastAsia="en-US"/>
        </w:rPr>
        <w:t>,</w:t>
      </w:r>
      <w:r w:rsidR="0078771F" w:rsidRPr="00EA4F94">
        <w:rPr>
          <w:lang w:val="en-US"/>
        </w:rPr>
        <w:br w:type="page"/>
      </w:r>
    </w:p>
    <w:p w14:paraId="31A91F03" w14:textId="349C267E" w:rsidR="00D144E2" w:rsidRDefault="005973C1" w:rsidP="00534067">
      <w:pPr>
        <w:pStyle w:val="Verzeichnis1"/>
      </w:pPr>
      <w:proofErr w:type="spellStart"/>
      <w:r>
        <w:lastRenderedPageBreak/>
        <w:t>Inhaltsverzeichnis</w:t>
      </w:r>
      <w:proofErr w:type="spellEnd"/>
    </w:p>
    <w:p w14:paraId="729680E7" w14:textId="77777777" w:rsidR="00534067" w:rsidRPr="00534067" w:rsidRDefault="00534067" w:rsidP="00534067">
      <w:pPr>
        <w:rPr>
          <w:lang w:val="en-GB"/>
        </w:rPr>
      </w:pPr>
    </w:p>
    <w:p w14:paraId="1F2A95C3" w14:textId="77777777" w:rsidR="00EA4F94" w:rsidRDefault="004A6AFB">
      <w:pPr>
        <w:pStyle w:val="Verzeichnis1"/>
        <w:tabs>
          <w:tab w:val="left" w:pos="1446"/>
        </w:tabs>
        <w:rPr>
          <w:rFonts w:asciiTheme="minorHAnsi" w:eastAsiaTheme="minorEastAsia" w:hAnsiTheme="minorHAnsi" w:cstheme="minorBidi"/>
          <w:b w:val="0"/>
          <w:noProof/>
          <w:sz w:val="22"/>
          <w:szCs w:val="22"/>
          <w:lang w:val="de-DE"/>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473201234" w:history="1">
        <w:r w:rsidR="00EA4F94" w:rsidRPr="006F37A8">
          <w:rPr>
            <w:rStyle w:val="Hyperlink"/>
            <w:noProof/>
          </w:rPr>
          <w:t>1</w:t>
        </w:r>
        <w:r w:rsidR="00EA4F94">
          <w:rPr>
            <w:rFonts w:asciiTheme="minorHAnsi" w:eastAsiaTheme="minorEastAsia" w:hAnsiTheme="minorHAnsi" w:cstheme="minorBidi"/>
            <w:b w:val="0"/>
            <w:noProof/>
            <w:sz w:val="22"/>
            <w:szCs w:val="22"/>
            <w:lang w:val="de-DE"/>
          </w:rPr>
          <w:tab/>
        </w:r>
        <w:r w:rsidR="00EA4F94" w:rsidRPr="006F37A8">
          <w:rPr>
            <w:rStyle w:val="Hyperlink"/>
            <w:noProof/>
          </w:rPr>
          <w:t>ÜBER COMA</w:t>
        </w:r>
        <w:r w:rsidR="00EA4F94">
          <w:rPr>
            <w:noProof/>
            <w:webHidden/>
          </w:rPr>
          <w:tab/>
        </w:r>
        <w:r w:rsidR="00EA4F94">
          <w:rPr>
            <w:noProof/>
            <w:webHidden/>
          </w:rPr>
          <w:fldChar w:fldCharType="begin"/>
        </w:r>
        <w:r w:rsidR="00EA4F94">
          <w:rPr>
            <w:noProof/>
            <w:webHidden/>
          </w:rPr>
          <w:instrText xml:space="preserve"> PAGEREF _Toc473201234 \h </w:instrText>
        </w:r>
        <w:r w:rsidR="00EA4F94">
          <w:rPr>
            <w:noProof/>
            <w:webHidden/>
          </w:rPr>
        </w:r>
        <w:r w:rsidR="00EA4F94">
          <w:rPr>
            <w:noProof/>
            <w:webHidden/>
          </w:rPr>
          <w:fldChar w:fldCharType="separate"/>
        </w:r>
        <w:r w:rsidR="00EA4F94">
          <w:rPr>
            <w:noProof/>
            <w:webHidden/>
          </w:rPr>
          <w:t>5</w:t>
        </w:r>
        <w:r w:rsidR="00EA4F94">
          <w:rPr>
            <w:noProof/>
            <w:webHidden/>
          </w:rPr>
          <w:fldChar w:fldCharType="end"/>
        </w:r>
      </w:hyperlink>
    </w:p>
    <w:p w14:paraId="3FC00A05"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35" w:history="1">
        <w:r w:rsidRPr="006F37A8">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szCs w:val="22"/>
            <w:lang w:val="de-DE"/>
          </w:rPr>
          <w:tab/>
        </w:r>
        <w:r w:rsidRPr="006F37A8">
          <w:rPr>
            <w:rStyle w:val="Hyperlink"/>
            <w:noProof/>
          </w:rPr>
          <w:t>DIE COMA-DATENSTRUKTUR</w:t>
        </w:r>
        <w:r>
          <w:rPr>
            <w:noProof/>
            <w:webHidden/>
          </w:rPr>
          <w:tab/>
        </w:r>
        <w:r>
          <w:rPr>
            <w:noProof/>
            <w:webHidden/>
          </w:rPr>
          <w:fldChar w:fldCharType="begin"/>
        </w:r>
        <w:r>
          <w:rPr>
            <w:noProof/>
            <w:webHidden/>
          </w:rPr>
          <w:instrText xml:space="preserve"> PAGEREF _Toc473201235 \h </w:instrText>
        </w:r>
        <w:r>
          <w:rPr>
            <w:noProof/>
            <w:webHidden/>
          </w:rPr>
        </w:r>
        <w:r>
          <w:rPr>
            <w:noProof/>
            <w:webHidden/>
          </w:rPr>
          <w:fldChar w:fldCharType="separate"/>
        </w:r>
        <w:r>
          <w:rPr>
            <w:noProof/>
            <w:webHidden/>
          </w:rPr>
          <w:t>6</w:t>
        </w:r>
        <w:r>
          <w:rPr>
            <w:noProof/>
            <w:webHidden/>
          </w:rPr>
          <w:fldChar w:fldCharType="end"/>
        </w:r>
      </w:hyperlink>
    </w:p>
    <w:p w14:paraId="454D33CA"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36" w:history="1">
        <w:r w:rsidRPr="006F37A8">
          <w:rPr>
            <w:rStyle w:val="Hyperlink"/>
            <w:rFonts w:ascii="Times New Roman" w:hAnsi="Times New Roman"/>
            <w:caps/>
            <w:noProof/>
            <w:lang w:val="en-US" w:eastAsia="en-US"/>
          </w:rPr>
          <w:t>1.1</w:t>
        </w:r>
        <w:r>
          <w:rPr>
            <w:rFonts w:asciiTheme="minorHAnsi" w:eastAsiaTheme="minorEastAsia" w:hAnsiTheme="minorHAnsi" w:cstheme="minorBidi"/>
            <w:noProof/>
            <w:szCs w:val="22"/>
          </w:rPr>
          <w:tab/>
        </w:r>
        <w:r w:rsidRPr="006F37A8">
          <w:rPr>
            <w:rStyle w:val="Hyperlink"/>
            <w:rFonts w:ascii="Times New Roman" w:hAnsi="Times New Roman"/>
            <w:noProof/>
            <w:lang w:val="en-US" w:eastAsia="en-US"/>
          </w:rPr>
          <w:t>Korpus</w:t>
        </w:r>
        <w:r>
          <w:rPr>
            <w:noProof/>
            <w:webHidden/>
          </w:rPr>
          <w:tab/>
        </w:r>
        <w:r>
          <w:rPr>
            <w:noProof/>
            <w:webHidden/>
          </w:rPr>
          <w:fldChar w:fldCharType="begin"/>
        </w:r>
        <w:r>
          <w:rPr>
            <w:noProof/>
            <w:webHidden/>
          </w:rPr>
          <w:instrText xml:space="preserve"> PAGEREF _Toc473201236 \h </w:instrText>
        </w:r>
        <w:r>
          <w:rPr>
            <w:noProof/>
            <w:webHidden/>
          </w:rPr>
        </w:r>
        <w:r>
          <w:rPr>
            <w:noProof/>
            <w:webHidden/>
          </w:rPr>
          <w:fldChar w:fldCharType="separate"/>
        </w:r>
        <w:r>
          <w:rPr>
            <w:noProof/>
            <w:webHidden/>
          </w:rPr>
          <w:t>6</w:t>
        </w:r>
        <w:r>
          <w:rPr>
            <w:noProof/>
            <w:webHidden/>
          </w:rPr>
          <w:fldChar w:fldCharType="end"/>
        </w:r>
      </w:hyperlink>
    </w:p>
    <w:p w14:paraId="3DC89B48"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37" w:history="1">
        <w:r w:rsidRPr="006F37A8">
          <w:rPr>
            <w:rStyle w:val="Hyperlink"/>
            <w:rFonts w:ascii="Times New Roman" w:hAnsi="Times New Roman"/>
            <w:noProof/>
            <w:lang w:val="en-GB" w:eastAsia="en-US"/>
          </w:rPr>
          <w:t>1.2</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Kommunikationen</w:t>
        </w:r>
        <w:r>
          <w:rPr>
            <w:noProof/>
            <w:webHidden/>
          </w:rPr>
          <w:tab/>
        </w:r>
        <w:r>
          <w:rPr>
            <w:noProof/>
            <w:webHidden/>
          </w:rPr>
          <w:fldChar w:fldCharType="begin"/>
        </w:r>
        <w:r>
          <w:rPr>
            <w:noProof/>
            <w:webHidden/>
          </w:rPr>
          <w:instrText xml:space="preserve"> PAGEREF _Toc473201237 \h </w:instrText>
        </w:r>
        <w:r>
          <w:rPr>
            <w:noProof/>
            <w:webHidden/>
          </w:rPr>
        </w:r>
        <w:r>
          <w:rPr>
            <w:noProof/>
            <w:webHidden/>
          </w:rPr>
          <w:fldChar w:fldCharType="separate"/>
        </w:r>
        <w:r>
          <w:rPr>
            <w:noProof/>
            <w:webHidden/>
          </w:rPr>
          <w:t>6</w:t>
        </w:r>
        <w:r>
          <w:rPr>
            <w:noProof/>
            <w:webHidden/>
          </w:rPr>
          <w:fldChar w:fldCharType="end"/>
        </w:r>
      </w:hyperlink>
    </w:p>
    <w:p w14:paraId="53F9FD42"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38" w:history="1">
        <w:r w:rsidRPr="006F37A8">
          <w:rPr>
            <w:rStyle w:val="Hyperlink"/>
            <w:rFonts w:ascii="Times New Roman" w:hAnsi="Times New Roman"/>
            <w:noProof/>
            <w:lang w:val="en-GB" w:eastAsia="en-US"/>
          </w:rPr>
          <w:t>1.3</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Sprecher</w:t>
        </w:r>
        <w:r>
          <w:rPr>
            <w:noProof/>
            <w:webHidden/>
          </w:rPr>
          <w:tab/>
        </w:r>
        <w:r>
          <w:rPr>
            <w:noProof/>
            <w:webHidden/>
          </w:rPr>
          <w:fldChar w:fldCharType="begin"/>
        </w:r>
        <w:r>
          <w:rPr>
            <w:noProof/>
            <w:webHidden/>
          </w:rPr>
          <w:instrText xml:space="preserve"> PAGEREF _Toc473201238 \h </w:instrText>
        </w:r>
        <w:r>
          <w:rPr>
            <w:noProof/>
            <w:webHidden/>
          </w:rPr>
        </w:r>
        <w:r>
          <w:rPr>
            <w:noProof/>
            <w:webHidden/>
          </w:rPr>
          <w:fldChar w:fldCharType="separate"/>
        </w:r>
        <w:r>
          <w:rPr>
            <w:noProof/>
            <w:webHidden/>
          </w:rPr>
          <w:t>6</w:t>
        </w:r>
        <w:r>
          <w:rPr>
            <w:noProof/>
            <w:webHidden/>
          </w:rPr>
          <w:fldChar w:fldCharType="end"/>
        </w:r>
      </w:hyperlink>
    </w:p>
    <w:p w14:paraId="3875C097"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39" w:history="1">
        <w:r w:rsidRPr="006F37A8">
          <w:rPr>
            <w:rStyle w:val="Hyperlink"/>
            <w:rFonts w:ascii="Times New Roman" w:hAnsi="Times New Roman"/>
            <w:noProof/>
            <w:lang w:val="en-GB" w:eastAsia="en-US"/>
          </w:rPr>
          <w:t>1.4</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Aufnahmen</w:t>
        </w:r>
        <w:r>
          <w:rPr>
            <w:noProof/>
            <w:webHidden/>
          </w:rPr>
          <w:tab/>
        </w:r>
        <w:r>
          <w:rPr>
            <w:noProof/>
            <w:webHidden/>
          </w:rPr>
          <w:fldChar w:fldCharType="begin"/>
        </w:r>
        <w:r>
          <w:rPr>
            <w:noProof/>
            <w:webHidden/>
          </w:rPr>
          <w:instrText xml:space="preserve"> PAGEREF _Toc473201239 \h </w:instrText>
        </w:r>
        <w:r>
          <w:rPr>
            <w:noProof/>
            <w:webHidden/>
          </w:rPr>
        </w:r>
        <w:r>
          <w:rPr>
            <w:noProof/>
            <w:webHidden/>
          </w:rPr>
          <w:fldChar w:fldCharType="separate"/>
        </w:r>
        <w:r>
          <w:rPr>
            <w:noProof/>
            <w:webHidden/>
          </w:rPr>
          <w:t>6</w:t>
        </w:r>
        <w:r>
          <w:rPr>
            <w:noProof/>
            <w:webHidden/>
          </w:rPr>
          <w:fldChar w:fldCharType="end"/>
        </w:r>
      </w:hyperlink>
    </w:p>
    <w:p w14:paraId="186A451D"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40" w:history="1">
        <w:r w:rsidRPr="006F37A8">
          <w:rPr>
            <w:rStyle w:val="Hyperlink"/>
            <w:rFonts w:ascii="Times New Roman" w:hAnsi="Times New Roman"/>
            <w:noProof/>
            <w:lang w:val="en-GB" w:eastAsia="en-US"/>
          </w:rPr>
          <w:t>1.5</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Transkriptionen</w:t>
        </w:r>
        <w:r>
          <w:rPr>
            <w:noProof/>
            <w:webHidden/>
          </w:rPr>
          <w:tab/>
        </w:r>
        <w:r>
          <w:rPr>
            <w:noProof/>
            <w:webHidden/>
          </w:rPr>
          <w:fldChar w:fldCharType="begin"/>
        </w:r>
        <w:r>
          <w:rPr>
            <w:noProof/>
            <w:webHidden/>
          </w:rPr>
          <w:instrText xml:space="preserve"> PAGEREF _Toc473201240 \h </w:instrText>
        </w:r>
        <w:r>
          <w:rPr>
            <w:noProof/>
            <w:webHidden/>
          </w:rPr>
        </w:r>
        <w:r>
          <w:rPr>
            <w:noProof/>
            <w:webHidden/>
          </w:rPr>
          <w:fldChar w:fldCharType="separate"/>
        </w:r>
        <w:r>
          <w:rPr>
            <w:noProof/>
            <w:webHidden/>
          </w:rPr>
          <w:t>7</w:t>
        </w:r>
        <w:r>
          <w:rPr>
            <w:noProof/>
            <w:webHidden/>
          </w:rPr>
          <w:fldChar w:fldCharType="end"/>
        </w:r>
      </w:hyperlink>
    </w:p>
    <w:p w14:paraId="3FEA1E5C"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41" w:history="1">
        <w:r w:rsidRPr="006F37A8">
          <w:rPr>
            <w:rStyle w:val="Hyperlink"/>
            <w:rFonts w:ascii="Times New Roman" w:hAnsi="Times New Roman"/>
            <w:noProof/>
            <w:lang w:val="en-GB" w:eastAsia="en-US"/>
          </w:rPr>
          <w:t>1.6</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Verknüpfte Dateien</w:t>
        </w:r>
        <w:r>
          <w:rPr>
            <w:noProof/>
            <w:webHidden/>
          </w:rPr>
          <w:tab/>
        </w:r>
        <w:r>
          <w:rPr>
            <w:noProof/>
            <w:webHidden/>
          </w:rPr>
          <w:fldChar w:fldCharType="begin"/>
        </w:r>
        <w:r>
          <w:rPr>
            <w:noProof/>
            <w:webHidden/>
          </w:rPr>
          <w:instrText xml:space="preserve"> PAGEREF _Toc473201241 \h </w:instrText>
        </w:r>
        <w:r>
          <w:rPr>
            <w:noProof/>
            <w:webHidden/>
          </w:rPr>
        </w:r>
        <w:r>
          <w:rPr>
            <w:noProof/>
            <w:webHidden/>
          </w:rPr>
          <w:fldChar w:fldCharType="separate"/>
        </w:r>
        <w:r>
          <w:rPr>
            <w:noProof/>
            <w:webHidden/>
          </w:rPr>
          <w:t>7</w:t>
        </w:r>
        <w:r>
          <w:rPr>
            <w:noProof/>
            <w:webHidden/>
          </w:rPr>
          <w:fldChar w:fldCharType="end"/>
        </w:r>
      </w:hyperlink>
    </w:p>
    <w:p w14:paraId="139B8B70"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42" w:history="1">
        <w:r w:rsidRPr="006F37A8">
          <w:rPr>
            <w:rStyle w:val="Hyperlink"/>
            <w:rFonts w:ascii="Times New Roman" w:hAnsi="Times New Roman"/>
            <w:noProof/>
            <w:lang w:val="en-GB" w:eastAsia="en-US"/>
          </w:rPr>
          <w:t>1.7</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Weitere Datentypen</w:t>
        </w:r>
        <w:r>
          <w:rPr>
            <w:noProof/>
            <w:webHidden/>
          </w:rPr>
          <w:tab/>
        </w:r>
        <w:r>
          <w:rPr>
            <w:noProof/>
            <w:webHidden/>
          </w:rPr>
          <w:fldChar w:fldCharType="begin"/>
        </w:r>
        <w:r>
          <w:rPr>
            <w:noProof/>
            <w:webHidden/>
          </w:rPr>
          <w:instrText xml:space="preserve"> PAGEREF _Toc473201242 \h </w:instrText>
        </w:r>
        <w:r>
          <w:rPr>
            <w:noProof/>
            <w:webHidden/>
          </w:rPr>
        </w:r>
        <w:r>
          <w:rPr>
            <w:noProof/>
            <w:webHidden/>
          </w:rPr>
          <w:fldChar w:fldCharType="separate"/>
        </w:r>
        <w:r>
          <w:rPr>
            <w:noProof/>
            <w:webHidden/>
          </w:rPr>
          <w:t>7</w:t>
        </w:r>
        <w:r>
          <w:rPr>
            <w:noProof/>
            <w:webHidden/>
          </w:rPr>
          <w:fldChar w:fldCharType="end"/>
        </w:r>
      </w:hyperlink>
    </w:p>
    <w:p w14:paraId="5140FD43"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43" w:history="1">
        <w:r w:rsidRPr="006F37A8">
          <w:rPr>
            <w:rStyle w:val="Hyperlink"/>
            <w:noProof/>
            <w:lang w:bidi="hi-IN"/>
          </w:rPr>
          <w:t>1.7.1</w:t>
        </w:r>
        <w:r>
          <w:rPr>
            <w:rFonts w:asciiTheme="minorHAnsi" w:eastAsiaTheme="minorEastAsia" w:hAnsiTheme="minorHAnsi" w:cstheme="minorBidi"/>
            <w:noProof/>
            <w:sz w:val="22"/>
            <w:szCs w:val="22"/>
            <w:lang w:eastAsia="de-DE"/>
          </w:rPr>
          <w:tab/>
        </w:r>
        <w:r w:rsidRPr="006F37A8">
          <w:rPr>
            <w:rStyle w:val="Hyperlink"/>
            <w:noProof/>
            <w:lang w:bidi="hi-IN"/>
          </w:rPr>
          <w:t>Locations</w:t>
        </w:r>
        <w:r>
          <w:rPr>
            <w:noProof/>
            <w:webHidden/>
          </w:rPr>
          <w:tab/>
        </w:r>
        <w:r>
          <w:rPr>
            <w:noProof/>
            <w:webHidden/>
          </w:rPr>
          <w:fldChar w:fldCharType="begin"/>
        </w:r>
        <w:r>
          <w:rPr>
            <w:noProof/>
            <w:webHidden/>
          </w:rPr>
          <w:instrText xml:space="preserve"> PAGEREF _Toc473201243 \h </w:instrText>
        </w:r>
        <w:r>
          <w:rPr>
            <w:noProof/>
            <w:webHidden/>
          </w:rPr>
        </w:r>
        <w:r>
          <w:rPr>
            <w:noProof/>
            <w:webHidden/>
          </w:rPr>
          <w:fldChar w:fldCharType="separate"/>
        </w:r>
        <w:r>
          <w:rPr>
            <w:noProof/>
            <w:webHidden/>
          </w:rPr>
          <w:t>7</w:t>
        </w:r>
        <w:r>
          <w:rPr>
            <w:noProof/>
            <w:webHidden/>
          </w:rPr>
          <w:fldChar w:fldCharType="end"/>
        </w:r>
      </w:hyperlink>
    </w:p>
    <w:p w14:paraId="4540C84F"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44" w:history="1">
        <w:r w:rsidRPr="006F37A8">
          <w:rPr>
            <w:rStyle w:val="Hyperlink"/>
            <w:noProof/>
            <w:lang w:bidi="hi-IN"/>
          </w:rPr>
          <w:t>1.7.2</w:t>
        </w:r>
        <w:r>
          <w:rPr>
            <w:rFonts w:asciiTheme="minorHAnsi" w:eastAsiaTheme="minorEastAsia" w:hAnsiTheme="minorHAnsi" w:cstheme="minorBidi"/>
            <w:noProof/>
            <w:sz w:val="22"/>
            <w:szCs w:val="22"/>
            <w:lang w:eastAsia="de-DE"/>
          </w:rPr>
          <w:tab/>
        </w:r>
        <w:r w:rsidRPr="006F37A8">
          <w:rPr>
            <w:rStyle w:val="Hyperlink"/>
            <w:noProof/>
            <w:lang w:bidi="hi-IN"/>
          </w:rPr>
          <w:t>Description</w:t>
        </w:r>
        <w:r>
          <w:rPr>
            <w:noProof/>
            <w:webHidden/>
          </w:rPr>
          <w:tab/>
        </w:r>
        <w:r>
          <w:rPr>
            <w:noProof/>
            <w:webHidden/>
          </w:rPr>
          <w:fldChar w:fldCharType="begin"/>
        </w:r>
        <w:r>
          <w:rPr>
            <w:noProof/>
            <w:webHidden/>
          </w:rPr>
          <w:instrText xml:space="preserve"> PAGEREF _Toc473201244 \h </w:instrText>
        </w:r>
        <w:r>
          <w:rPr>
            <w:noProof/>
            <w:webHidden/>
          </w:rPr>
        </w:r>
        <w:r>
          <w:rPr>
            <w:noProof/>
            <w:webHidden/>
          </w:rPr>
          <w:fldChar w:fldCharType="separate"/>
        </w:r>
        <w:r>
          <w:rPr>
            <w:noProof/>
            <w:webHidden/>
          </w:rPr>
          <w:t>8</w:t>
        </w:r>
        <w:r>
          <w:rPr>
            <w:noProof/>
            <w:webHidden/>
          </w:rPr>
          <w:fldChar w:fldCharType="end"/>
        </w:r>
      </w:hyperlink>
    </w:p>
    <w:p w14:paraId="615157CA"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45" w:history="1">
        <w:r w:rsidRPr="006F37A8">
          <w:rPr>
            <w:rStyle w:val="Hyperlink"/>
            <w:noProof/>
            <w:lang w:bidi="hi-IN"/>
          </w:rPr>
          <w:t>1.7.3</w:t>
        </w:r>
        <w:r>
          <w:rPr>
            <w:rFonts w:asciiTheme="minorHAnsi" w:eastAsiaTheme="minorEastAsia" w:hAnsiTheme="minorHAnsi" w:cstheme="minorBidi"/>
            <w:noProof/>
            <w:sz w:val="22"/>
            <w:szCs w:val="22"/>
            <w:lang w:eastAsia="de-DE"/>
          </w:rPr>
          <w:tab/>
        </w:r>
        <w:r w:rsidRPr="006F37A8">
          <w:rPr>
            <w:rStyle w:val="Hyperlink"/>
            <w:noProof/>
            <w:lang w:bidi="hi-IN"/>
          </w:rPr>
          <w:t>Anmerkung zu selbstgewählten Metadatenschlüsseln</w:t>
        </w:r>
        <w:r>
          <w:rPr>
            <w:noProof/>
            <w:webHidden/>
          </w:rPr>
          <w:tab/>
        </w:r>
        <w:r>
          <w:rPr>
            <w:noProof/>
            <w:webHidden/>
          </w:rPr>
          <w:fldChar w:fldCharType="begin"/>
        </w:r>
        <w:r>
          <w:rPr>
            <w:noProof/>
            <w:webHidden/>
          </w:rPr>
          <w:instrText xml:space="preserve"> PAGEREF _Toc473201245 \h </w:instrText>
        </w:r>
        <w:r>
          <w:rPr>
            <w:noProof/>
            <w:webHidden/>
          </w:rPr>
        </w:r>
        <w:r>
          <w:rPr>
            <w:noProof/>
            <w:webHidden/>
          </w:rPr>
          <w:fldChar w:fldCharType="separate"/>
        </w:r>
        <w:r>
          <w:rPr>
            <w:noProof/>
            <w:webHidden/>
          </w:rPr>
          <w:t>8</w:t>
        </w:r>
        <w:r>
          <w:rPr>
            <w:noProof/>
            <w:webHidden/>
          </w:rPr>
          <w:fldChar w:fldCharType="end"/>
        </w:r>
      </w:hyperlink>
    </w:p>
    <w:p w14:paraId="08A1B91A"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46" w:history="1">
        <w:r w:rsidRPr="006F37A8">
          <w:rPr>
            <w:rStyle w:val="Hyperlink"/>
            <w:noProof/>
            <w:lang w:val="en-US" w:eastAsia="en-US"/>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lang w:val="de-DE"/>
          </w:rPr>
          <w:tab/>
        </w:r>
        <w:r w:rsidRPr="006F37A8">
          <w:rPr>
            <w:rStyle w:val="Hyperlink"/>
            <w:noProof/>
            <w:lang w:val="en-US" w:eastAsia="en-US"/>
          </w:rPr>
          <w:t>DIE PROGRAMMOBERFLÄCHE</w:t>
        </w:r>
        <w:r>
          <w:rPr>
            <w:noProof/>
            <w:webHidden/>
          </w:rPr>
          <w:tab/>
        </w:r>
        <w:r>
          <w:rPr>
            <w:noProof/>
            <w:webHidden/>
          </w:rPr>
          <w:fldChar w:fldCharType="begin"/>
        </w:r>
        <w:r>
          <w:rPr>
            <w:noProof/>
            <w:webHidden/>
          </w:rPr>
          <w:instrText xml:space="preserve"> PAGEREF _Toc473201246 \h </w:instrText>
        </w:r>
        <w:r>
          <w:rPr>
            <w:noProof/>
            <w:webHidden/>
          </w:rPr>
        </w:r>
        <w:r>
          <w:rPr>
            <w:noProof/>
            <w:webHidden/>
          </w:rPr>
          <w:fldChar w:fldCharType="separate"/>
        </w:r>
        <w:r>
          <w:rPr>
            <w:noProof/>
            <w:webHidden/>
          </w:rPr>
          <w:t>9</w:t>
        </w:r>
        <w:r>
          <w:rPr>
            <w:noProof/>
            <w:webHidden/>
          </w:rPr>
          <w:fldChar w:fldCharType="end"/>
        </w:r>
      </w:hyperlink>
    </w:p>
    <w:p w14:paraId="3F46D052"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47" w:history="1">
        <w:r w:rsidRPr="006F37A8">
          <w:rPr>
            <w:rStyle w:val="Hyperlink"/>
            <w:rFonts w:ascii="Times New Roman" w:hAnsi="Times New Roman"/>
            <w:noProof/>
            <w:lang w:val="en-GB" w:eastAsia="en-US"/>
          </w:rPr>
          <w:t>2.1</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Reiter</w:t>
        </w:r>
        <w:r>
          <w:rPr>
            <w:noProof/>
            <w:webHidden/>
          </w:rPr>
          <w:tab/>
        </w:r>
        <w:r>
          <w:rPr>
            <w:noProof/>
            <w:webHidden/>
          </w:rPr>
          <w:fldChar w:fldCharType="begin"/>
        </w:r>
        <w:r>
          <w:rPr>
            <w:noProof/>
            <w:webHidden/>
          </w:rPr>
          <w:instrText xml:space="preserve"> PAGEREF _Toc473201247 \h </w:instrText>
        </w:r>
        <w:r>
          <w:rPr>
            <w:noProof/>
            <w:webHidden/>
          </w:rPr>
        </w:r>
        <w:r>
          <w:rPr>
            <w:noProof/>
            <w:webHidden/>
          </w:rPr>
          <w:fldChar w:fldCharType="separate"/>
        </w:r>
        <w:r>
          <w:rPr>
            <w:noProof/>
            <w:webHidden/>
          </w:rPr>
          <w:t>9</w:t>
        </w:r>
        <w:r>
          <w:rPr>
            <w:noProof/>
            <w:webHidden/>
          </w:rPr>
          <w:fldChar w:fldCharType="end"/>
        </w:r>
      </w:hyperlink>
    </w:p>
    <w:p w14:paraId="1AB2A445"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48" w:history="1">
        <w:r w:rsidRPr="006F37A8">
          <w:rPr>
            <w:rStyle w:val="Hyperlink"/>
            <w:rFonts w:ascii="Times New Roman" w:hAnsi="Times New Roman"/>
            <w:noProof/>
            <w:lang w:val="en-GB" w:eastAsia="en-US"/>
          </w:rPr>
          <w:t>2.2</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Menüs</w:t>
        </w:r>
        <w:r>
          <w:rPr>
            <w:noProof/>
            <w:webHidden/>
          </w:rPr>
          <w:tab/>
        </w:r>
        <w:r>
          <w:rPr>
            <w:noProof/>
            <w:webHidden/>
          </w:rPr>
          <w:fldChar w:fldCharType="begin"/>
        </w:r>
        <w:r>
          <w:rPr>
            <w:noProof/>
            <w:webHidden/>
          </w:rPr>
          <w:instrText xml:space="preserve"> PAGEREF _Toc473201248 \h </w:instrText>
        </w:r>
        <w:r>
          <w:rPr>
            <w:noProof/>
            <w:webHidden/>
          </w:rPr>
        </w:r>
        <w:r>
          <w:rPr>
            <w:noProof/>
            <w:webHidden/>
          </w:rPr>
          <w:fldChar w:fldCharType="separate"/>
        </w:r>
        <w:r>
          <w:rPr>
            <w:noProof/>
            <w:webHidden/>
          </w:rPr>
          <w:t>9</w:t>
        </w:r>
        <w:r>
          <w:rPr>
            <w:noProof/>
            <w:webHidden/>
          </w:rPr>
          <w:fldChar w:fldCharType="end"/>
        </w:r>
      </w:hyperlink>
    </w:p>
    <w:p w14:paraId="5254B3AC"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49" w:history="1">
        <w:r w:rsidRPr="006F37A8">
          <w:rPr>
            <w:rStyle w:val="Hyperlink"/>
            <w:noProof/>
            <w:lang w:val="en-GB" w:bidi="hi-IN"/>
          </w:rPr>
          <w:t>2.2.1</w:t>
        </w:r>
        <w:r>
          <w:rPr>
            <w:rFonts w:asciiTheme="minorHAnsi" w:eastAsiaTheme="minorEastAsia" w:hAnsiTheme="minorHAnsi" w:cstheme="minorBidi"/>
            <w:noProof/>
            <w:sz w:val="22"/>
            <w:szCs w:val="22"/>
            <w:lang w:eastAsia="de-DE"/>
          </w:rPr>
          <w:tab/>
        </w:r>
        <w:r w:rsidRPr="006F37A8">
          <w:rPr>
            <w:rStyle w:val="Hyperlink"/>
            <w:noProof/>
            <w:lang w:bidi="hi-IN"/>
          </w:rPr>
          <w:t>Menü Datei</w:t>
        </w:r>
        <w:r>
          <w:rPr>
            <w:noProof/>
            <w:webHidden/>
          </w:rPr>
          <w:tab/>
        </w:r>
        <w:r>
          <w:rPr>
            <w:noProof/>
            <w:webHidden/>
          </w:rPr>
          <w:fldChar w:fldCharType="begin"/>
        </w:r>
        <w:r>
          <w:rPr>
            <w:noProof/>
            <w:webHidden/>
          </w:rPr>
          <w:instrText xml:space="preserve"> PAGEREF _Toc473201249 \h </w:instrText>
        </w:r>
        <w:r>
          <w:rPr>
            <w:noProof/>
            <w:webHidden/>
          </w:rPr>
        </w:r>
        <w:r>
          <w:rPr>
            <w:noProof/>
            <w:webHidden/>
          </w:rPr>
          <w:fldChar w:fldCharType="separate"/>
        </w:r>
        <w:r>
          <w:rPr>
            <w:noProof/>
            <w:webHidden/>
          </w:rPr>
          <w:t>9</w:t>
        </w:r>
        <w:r>
          <w:rPr>
            <w:noProof/>
            <w:webHidden/>
          </w:rPr>
          <w:fldChar w:fldCharType="end"/>
        </w:r>
      </w:hyperlink>
    </w:p>
    <w:p w14:paraId="167DA7B3"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0" w:history="1">
        <w:r w:rsidRPr="006F37A8">
          <w:rPr>
            <w:rStyle w:val="Hyperlink"/>
            <w:noProof/>
            <w:lang w:val="en-GB" w:bidi="hi-IN"/>
          </w:rPr>
          <w:t>2.2.2</w:t>
        </w:r>
        <w:r>
          <w:rPr>
            <w:rFonts w:asciiTheme="minorHAnsi" w:eastAsiaTheme="minorEastAsia" w:hAnsiTheme="minorHAnsi" w:cstheme="minorBidi"/>
            <w:noProof/>
            <w:sz w:val="22"/>
            <w:szCs w:val="22"/>
            <w:lang w:eastAsia="de-DE"/>
          </w:rPr>
          <w:tab/>
        </w:r>
        <w:r w:rsidRPr="006F37A8">
          <w:rPr>
            <w:rStyle w:val="Hyperlink"/>
            <w:noProof/>
            <w:lang w:val="en-GB" w:bidi="hi-IN"/>
          </w:rPr>
          <w:t>Bearbeiten-Menü</w:t>
        </w:r>
        <w:r>
          <w:rPr>
            <w:noProof/>
            <w:webHidden/>
          </w:rPr>
          <w:tab/>
        </w:r>
        <w:r>
          <w:rPr>
            <w:noProof/>
            <w:webHidden/>
          </w:rPr>
          <w:fldChar w:fldCharType="begin"/>
        </w:r>
        <w:r>
          <w:rPr>
            <w:noProof/>
            <w:webHidden/>
          </w:rPr>
          <w:instrText xml:space="preserve"> PAGEREF _Toc473201250 \h </w:instrText>
        </w:r>
        <w:r>
          <w:rPr>
            <w:noProof/>
            <w:webHidden/>
          </w:rPr>
        </w:r>
        <w:r>
          <w:rPr>
            <w:noProof/>
            <w:webHidden/>
          </w:rPr>
          <w:fldChar w:fldCharType="separate"/>
        </w:r>
        <w:r>
          <w:rPr>
            <w:noProof/>
            <w:webHidden/>
          </w:rPr>
          <w:t>10</w:t>
        </w:r>
        <w:r>
          <w:rPr>
            <w:noProof/>
            <w:webHidden/>
          </w:rPr>
          <w:fldChar w:fldCharType="end"/>
        </w:r>
      </w:hyperlink>
    </w:p>
    <w:p w14:paraId="6D974C2D"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1" w:history="1">
        <w:r w:rsidRPr="006F37A8">
          <w:rPr>
            <w:rStyle w:val="Hyperlink"/>
            <w:noProof/>
            <w:lang w:val="en-GB" w:bidi="hi-IN"/>
          </w:rPr>
          <w:t>2.2.3</w:t>
        </w:r>
        <w:r>
          <w:rPr>
            <w:rFonts w:asciiTheme="minorHAnsi" w:eastAsiaTheme="minorEastAsia" w:hAnsiTheme="minorHAnsi" w:cstheme="minorBidi"/>
            <w:noProof/>
            <w:sz w:val="22"/>
            <w:szCs w:val="22"/>
            <w:lang w:eastAsia="de-DE"/>
          </w:rPr>
          <w:tab/>
        </w:r>
        <w:r w:rsidRPr="006F37A8">
          <w:rPr>
            <w:rStyle w:val="Hyperlink"/>
            <w:noProof/>
            <w:lang w:val="en-GB" w:bidi="hi-IN"/>
          </w:rPr>
          <w:t>Ansicht-Menü</w:t>
        </w:r>
        <w:r>
          <w:rPr>
            <w:noProof/>
            <w:webHidden/>
          </w:rPr>
          <w:tab/>
        </w:r>
        <w:r>
          <w:rPr>
            <w:noProof/>
            <w:webHidden/>
          </w:rPr>
          <w:fldChar w:fldCharType="begin"/>
        </w:r>
        <w:r>
          <w:rPr>
            <w:noProof/>
            <w:webHidden/>
          </w:rPr>
          <w:instrText xml:space="preserve"> PAGEREF _Toc473201251 \h </w:instrText>
        </w:r>
        <w:r>
          <w:rPr>
            <w:noProof/>
            <w:webHidden/>
          </w:rPr>
        </w:r>
        <w:r>
          <w:rPr>
            <w:noProof/>
            <w:webHidden/>
          </w:rPr>
          <w:fldChar w:fldCharType="separate"/>
        </w:r>
        <w:r>
          <w:rPr>
            <w:noProof/>
            <w:webHidden/>
          </w:rPr>
          <w:t>10</w:t>
        </w:r>
        <w:r>
          <w:rPr>
            <w:noProof/>
            <w:webHidden/>
          </w:rPr>
          <w:fldChar w:fldCharType="end"/>
        </w:r>
      </w:hyperlink>
    </w:p>
    <w:p w14:paraId="6052457E"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2" w:history="1">
        <w:r w:rsidRPr="006F37A8">
          <w:rPr>
            <w:rStyle w:val="Hyperlink"/>
            <w:noProof/>
            <w:lang w:bidi="hi-IN"/>
          </w:rPr>
          <w:t>2.2.4</w:t>
        </w:r>
        <w:r>
          <w:rPr>
            <w:rFonts w:asciiTheme="minorHAnsi" w:eastAsiaTheme="minorEastAsia" w:hAnsiTheme="minorHAnsi" w:cstheme="minorBidi"/>
            <w:noProof/>
            <w:sz w:val="22"/>
            <w:szCs w:val="22"/>
            <w:lang w:eastAsia="de-DE"/>
          </w:rPr>
          <w:tab/>
        </w:r>
        <w:r w:rsidRPr="006F37A8">
          <w:rPr>
            <w:rStyle w:val="Hyperlink"/>
            <w:noProof/>
            <w:lang w:bidi="hi-IN"/>
          </w:rPr>
          <w:t>Werkzeuge-Menü</w:t>
        </w:r>
        <w:r>
          <w:rPr>
            <w:noProof/>
            <w:webHidden/>
          </w:rPr>
          <w:tab/>
        </w:r>
        <w:r>
          <w:rPr>
            <w:noProof/>
            <w:webHidden/>
          </w:rPr>
          <w:fldChar w:fldCharType="begin"/>
        </w:r>
        <w:r>
          <w:rPr>
            <w:noProof/>
            <w:webHidden/>
          </w:rPr>
          <w:instrText xml:space="preserve"> PAGEREF _Toc473201252 \h </w:instrText>
        </w:r>
        <w:r>
          <w:rPr>
            <w:noProof/>
            <w:webHidden/>
          </w:rPr>
        </w:r>
        <w:r>
          <w:rPr>
            <w:noProof/>
            <w:webHidden/>
          </w:rPr>
          <w:fldChar w:fldCharType="separate"/>
        </w:r>
        <w:r>
          <w:rPr>
            <w:noProof/>
            <w:webHidden/>
          </w:rPr>
          <w:t>11</w:t>
        </w:r>
        <w:r>
          <w:rPr>
            <w:noProof/>
            <w:webHidden/>
          </w:rPr>
          <w:fldChar w:fldCharType="end"/>
        </w:r>
      </w:hyperlink>
    </w:p>
    <w:p w14:paraId="4F40E93C"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3" w:history="1">
        <w:r w:rsidRPr="006F37A8">
          <w:rPr>
            <w:rStyle w:val="Hyperlink"/>
            <w:rFonts w:eastAsia="Roboto"/>
            <w:noProof/>
          </w:rPr>
          <w:t>Hier kann das Werkzeug TreeTagger (siehe http://www.cis.uni-muenchen.de/~schmid/tools/TreeTagger/) angewendet werden. Zur genaueren Erklärung der Funktionalität siehe TreeTagger.</w:t>
        </w:r>
        <w:r>
          <w:rPr>
            <w:noProof/>
            <w:webHidden/>
          </w:rPr>
          <w:tab/>
        </w:r>
        <w:r>
          <w:rPr>
            <w:noProof/>
            <w:webHidden/>
          </w:rPr>
          <w:fldChar w:fldCharType="begin"/>
        </w:r>
        <w:r>
          <w:rPr>
            <w:noProof/>
            <w:webHidden/>
          </w:rPr>
          <w:instrText xml:space="preserve"> PAGEREF _Toc473201253 \h </w:instrText>
        </w:r>
        <w:r>
          <w:rPr>
            <w:noProof/>
            <w:webHidden/>
          </w:rPr>
        </w:r>
        <w:r>
          <w:rPr>
            <w:noProof/>
            <w:webHidden/>
          </w:rPr>
          <w:fldChar w:fldCharType="separate"/>
        </w:r>
        <w:r>
          <w:rPr>
            <w:noProof/>
            <w:webHidden/>
          </w:rPr>
          <w:t>11</w:t>
        </w:r>
        <w:r>
          <w:rPr>
            <w:noProof/>
            <w:webHidden/>
          </w:rPr>
          <w:fldChar w:fldCharType="end"/>
        </w:r>
      </w:hyperlink>
    </w:p>
    <w:p w14:paraId="0840834F"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4" w:history="1">
        <w:r w:rsidRPr="006F37A8">
          <w:rPr>
            <w:rStyle w:val="Hyperlink"/>
            <w:noProof/>
            <w:lang w:bidi="hi-IN"/>
          </w:rPr>
          <w:t>2.2.5</w:t>
        </w:r>
        <w:r>
          <w:rPr>
            <w:rFonts w:asciiTheme="minorHAnsi" w:eastAsiaTheme="minorEastAsia" w:hAnsiTheme="minorHAnsi" w:cstheme="minorBidi"/>
            <w:noProof/>
            <w:sz w:val="22"/>
            <w:szCs w:val="22"/>
            <w:lang w:eastAsia="de-DE"/>
          </w:rPr>
          <w:tab/>
        </w:r>
        <w:r w:rsidRPr="006F37A8">
          <w:rPr>
            <w:rStyle w:val="Hyperlink"/>
            <w:noProof/>
            <w:lang w:bidi="hi-IN"/>
          </w:rPr>
          <w:t>Analyse-Menü</w:t>
        </w:r>
        <w:r>
          <w:rPr>
            <w:noProof/>
            <w:webHidden/>
          </w:rPr>
          <w:tab/>
        </w:r>
        <w:r>
          <w:rPr>
            <w:noProof/>
            <w:webHidden/>
          </w:rPr>
          <w:fldChar w:fldCharType="begin"/>
        </w:r>
        <w:r>
          <w:rPr>
            <w:noProof/>
            <w:webHidden/>
          </w:rPr>
          <w:instrText xml:space="preserve"> PAGEREF _Toc473201254 \h </w:instrText>
        </w:r>
        <w:r>
          <w:rPr>
            <w:noProof/>
            <w:webHidden/>
          </w:rPr>
        </w:r>
        <w:r>
          <w:rPr>
            <w:noProof/>
            <w:webHidden/>
          </w:rPr>
          <w:fldChar w:fldCharType="separate"/>
        </w:r>
        <w:r>
          <w:rPr>
            <w:noProof/>
            <w:webHidden/>
          </w:rPr>
          <w:t>11</w:t>
        </w:r>
        <w:r>
          <w:rPr>
            <w:noProof/>
            <w:webHidden/>
          </w:rPr>
          <w:fldChar w:fldCharType="end"/>
        </w:r>
      </w:hyperlink>
    </w:p>
    <w:p w14:paraId="2DFA1F61"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5" w:history="1">
        <w:r w:rsidRPr="006F37A8">
          <w:rPr>
            <w:rStyle w:val="Hyperlink"/>
            <w:noProof/>
            <w:lang w:bidi="hi-IN"/>
          </w:rPr>
          <w:t>2.2.6</w:t>
        </w:r>
        <w:r>
          <w:rPr>
            <w:rFonts w:asciiTheme="minorHAnsi" w:eastAsiaTheme="minorEastAsia" w:hAnsiTheme="minorHAnsi" w:cstheme="minorBidi"/>
            <w:noProof/>
            <w:sz w:val="22"/>
            <w:szCs w:val="22"/>
            <w:lang w:eastAsia="de-DE"/>
          </w:rPr>
          <w:tab/>
        </w:r>
        <w:r w:rsidRPr="006F37A8">
          <w:rPr>
            <w:rStyle w:val="Hyperlink"/>
            <w:noProof/>
            <w:lang w:bidi="hi-IN"/>
          </w:rPr>
          <w:t>Wartung-Menü</w:t>
        </w:r>
        <w:r>
          <w:rPr>
            <w:noProof/>
            <w:webHidden/>
          </w:rPr>
          <w:tab/>
        </w:r>
        <w:r>
          <w:rPr>
            <w:noProof/>
            <w:webHidden/>
          </w:rPr>
          <w:fldChar w:fldCharType="begin"/>
        </w:r>
        <w:r>
          <w:rPr>
            <w:noProof/>
            <w:webHidden/>
          </w:rPr>
          <w:instrText xml:space="preserve"> PAGEREF _Toc473201255 \h </w:instrText>
        </w:r>
        <w:r>
          <w:rPr>
            <w:noProof/>
            <w:webHidden/>
          </w:rPr>
        </w:r>
        <w:r>
          <w:rPr>
            <w:noProof/>
            <w:webHidden/>
          </w:rPr>
          <w:fldChar w:fldCharType="separate"/>
        </w:r>
        <w:r>
          <w:rPr>
            <w:noProof/>
            <w:webHidden/>
          </w:rPr>
          <w:t>11</w:t>
        </w:r>
        <w:r>
          <w:rPr>
            <w:noProof/>
            <w:webHidden/>
          </w:rPr>
          <w:fldChar w:fldCharType="end"/>
        </w:r>
      </w:hyperlink>
    </w:p>
    <w:p w14:paraId="6F92901F"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6" w:history="1">
        <w:r w:rsidRPr="006F37A8">
          <w:rPr>
            <w:rStyle w:val="Hyperlink"/>
            <w:noProof/>
            <w:lang w:bidi="hi-IN"/>
          </w:rPr>
          <w:t>2.2.7</w:t>
        </w:r>
        <w:r>
          <w:rPr>
            <w:rFonts w:asciiTheme="minorHAnsi" w:eastAsiaTheme="minorEastAsia" w:hAnsiTheme="minorHAnsi" w:cstheme="minorBidi"/>
            <w:noProof/>
            <w:sz w:val="22"/>
            <w:szCs w:val="22"/>
            <w:lang w:eastAsia="de-DE"/>
          </w:rPr>
          <w:tab/>
        </w:r>
        <w:r w:rsidRPr="006F37A8">
          <w:rPr>
            <w:rStyle w:val="Hyperlink"/>
            <w:noProof/>
            <w:lang w:bidi="hi-IN"/>
          </w:rPr>
          <w:t>Hilfe-Menü</w:t>
        </w:r>
        <w:r>
          <w:rPr>
            <w:noProof/>
            <w:webHidden/>
          </w:rPr>
          <w:tab/>
        </w:r>
        <w:r>
          <w:rPr>
            <w:noProof/>
            <w:webHidden/>
          </w:rPr>
          <w:fldChar w:fldCharType="begin"/>
        </w:r>
        <w:r>
          <w:rPr>
            <w:noProof/>
            <w:webHidden/>
          </w:rPr>
          <w:instrText xml:space="preserve"> PAGEREF _Toc473201256 \h </w:instrText>
        </w:r>
        <w:r>
          <w:rPr>
            <w:noProof/>
            <w:webHidden/>
          </w:rPr>
        </w:r>
        <w:r>
          <w:rPr>
            <w:noProof/>
            <w:webHidden/>
          </w:rPr>
          <w:fldChar w:fldCharType="separate"/>
        </w:r>
        <w:r>
          <w:rPr>
            <w:noProof/>
            <w:webHidden/>
          </w:rPr>
          <w:t>12</w:t>
        </w:r>
        <w:r>
          <w:rPr>
            <w:noProof/>
            <w:webHidden/>
          </w:rPr>
          <w:fldChar w:fldCharType="end"/>
        </w:r>
      </w:hyperlink>
    </w:p>
    <w:p w14:paraId="64AFE4D4"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57" w:history="1">
        <w:r w:rsidRPr="006F37A8">
          <w:rPr>
            <w:rStyle w:val="Hyperlink"/>
            <w:noProof/>
            <w:lang w:val="en-US" w:eastAsia="en-US"/>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lang w:val="de-DE"/>
          </w:rPr>
          <w:tab/>
        </w:r>
        <w:r w:rsidRPr="006F37A8">
          <w:rPr>
            <w:rStyle w:val="Hyperlink"/>
            <w:noProof/>
            <w:lang w:val="en-US" w:eastAsia="en-US"/>
          </w:rPr>
          <w:t>KORPUSVERWALTUNG</w:t>
        </w:r>
        <w:r>
          <w:rPr>
            <w:noProof/>
            <w:webHidden/>
          </w:rPr>
          <w:tab/>
        </w:r>
        <w:r>
          <w:rPr>
            <w:noProof/>
            <w:webHidden/>
          </w:rPr>
          <w:fldChar w:fldCharType="begin"/>
        </w:r>
        <w:r>
          <w:rPr>
            <w:noProof/>
            <w:webHidden/>
          </w:rPr>
          <w:instrText xml:space="preserve"> PAGEREF _Toc473201257 \h </w:instrText>
        </w:r>
        <w:r>
          <w:rPr>
            <w:noProof/>
            <w:webHidden/>
          </w:rPr>
        </w:r>
        <w:r>
          <w:rPr>
            <w:noProof/>
            <w:webHidden/>
          </w:rPr>
          <w:fldChar w:fldCharType="separate"/>
        </w:r>
        <w:r>
          <w:rPr>
            <w:noProof/>
            <w:webHidden/>
          </w:rPr>
          <w:t>13</w:t>
        </w:r>
        <w:r>
          <w:rPr>
            <w:noProof/>
            <w:webHidden/>
          </w:rPr>
          <w:fldChar w:fldCharType="end"/>
        </w:r>
      </w:hyperlink>
    </w:p>
    <w:p w14:paraId="4AEA84B0"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58" w:history="1">
        <w:r w:rsidRPr="006F37A8">
          <w:rPr>
            <w:rStyle w:val="Hyperlink"/>
            <w:rFonts w:ascii="Times New Roman" w:hAnsi="Times New Roman"/>
            <w:noProof/>
            <w:lang w:val="en-GB" w:eastAsia="en-US"/>
          </w:rPr>
          <w:t>3.1</w:t>
        </w:r>
        <w:r>
          <w:rPr>
            <w:rFonts w:asciiTheme="minorHAnsi" w:eastAsiaTheme="minorEastAsia" w:hAnsiTheme="minorHAnsi" w:cstheme="minorBidi"/>
            <w:noProof/>
            <w:szCs w:val="22"/>
          </w:rPr>
          <w:tab/>
        </w:r>
        <w:r w:rsidRPr="006F37A8">
          <w:rPr>
            <w:rStyle w:val="Hyperlink"/>
            <w:rFonts w:ascii="Times New Roman" w:hAnsi="Times New Roman"/>
            <w:noProof/>
            <w:lang w:val="en-GB" w:eastAsia="en-US"/>
          </w:rPr>
          <w:t>Korpus aus Transkriptionen erstellen</w:t>
        </w:r>
        <w:r>
          <w:rPr>
            <w:noProof/>
            <w:webHidden/>
          </w:rPr>
          <w:tab/>
        </w:r>
        <w:r>
          <w:rPr>
            <w:noProof/>
            <w:webHidden/>
          </w:rPr>
          <w:fldChar w:fldCharType="begin"/>
        </w:r>
        <w:r>
          <w:rPr>
            <w:noProof/>
            <w:webHidden/>
          </w:rPr>
          <w:instrText xml:space="preserve"> PAGEREF _Toc473201258 \h </w:instrText>
        </w:r>
        <w:r>
          <w:rPr>
            <w:noProof/>
            <w:webHidden/>
          </w:rPr>
        </w:r>
        <w:r>
          <w:rPr>
            <w:noProof/>
            <w:webHidden/>
          </w:rPr>
          <w:fldChar w:fldCharType="separate"/>
        </w:r>
        <w:r>
          <w:rPr>
            <w:noProof/>
            <w:webHidden/>
          </w:rPr>
          <w:t>13</w:t>
        </w:r>
        <w:r>
          <w:rPr>
            <w:noProof/>
            <w:webHidden/>
          </w:rPr>
          <w:fldChar w:fldCharType="end"/>
        </w:r>
      </w:hyperlink>
    </w:p>
    <w:p w14:paraId="21F12E74"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59" w:history="1">
        <w:r w:rsidRPr="006F37A8">
          <w:rPr>
            <w:rStyle w:val="Hyperlink"/>
            <w:noProof/>
            <w:lang w:val="en-GB" w:bidi="hi-IN"/>
          </w:rPr>
          <w:t>3.1.1</w:t>
        </w:r>
        <w:r>
          <w:rPr>
            <w:rFonts w:asciiTheme="minorHAnsi" w:eastAsiaTheme="minorEastAsia" w:hAnsiTheme="minorHAnsi" w:cstheme="minorBidi"/>
            <w:noProof/>
            <w:sz w:val="22"/>
            <w:szCs w:val="22"/>
            <w:lang w:eastAsia="de-DE"/>
          </w:rPr>
          <w:tab/>
        </w:r>
        <w:r w:rsidRPr="006F37A8">
          <w:rPr>
            <w:rStyle w:val="Hyperlink"/>
            <w:noProof/>
            <w:lang w:val="en-GB" w:bidi="hi-IN"/>
          </w:rPr>
          <w:t>Verwenden des Assistenten</w:t>
        </w:r>
        <w:r>
          <w:rPr>
            <w:noProof/>
            <w:webHidden/>
          </w:rPr>
          <w:tab/>
        </w:r>
        <w:r>
          <w:rPr>
            <w:noProof/>
            <w:webHidden/>
          </w:rPr>
          <w:fldChar w:fldCharType="begin"/>
        </w:r>
        <w:r>
          <w:rPr>
            <w:noProof/>
            <w:webHidden/>
          </w:rPr>
          <w:instrText xml:space="preserve"> PAGEREF _Toc473201259 \h </w:instrText>
        </w:r>
        <w:r>
          <w:rPr>
            <w:noProof/>
            <w:webHidden/>
          </w:rPr>
        </w:r>
        <w:r>
          <w:rPr>
            <w:noProof/>
            <w:webHidden/>
          </w:rPr>
          <w:fldChar w:fldCharType="separate"/>
        </w:r>
        <w:r>
          <w:rPr>
            <w:noProof/>
            <w:webHidden/>
          </w:rPr>
          <w:t>14</w:t>
        </w:r>
        <w:r>
          <w:rPr>
            <w:noProof/>
            <w:webHidden/>
          </w:rPr>
          <w:fldChar w:fldCharType="end"/>
        </w:r>
      </w:hyperlink>
    </w:p>
    <w:p w14:paraId="3C8FDBCD"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60" w:history="1">
        <w:r w:rsidRPr="006F37A8">
          <w:rPr>
            <w:rStyle w:val="Hyperlink"/>
            <w:rFonts w:ascii="Times New Roman" w:hAnsi="Times New Roman"/>
            <w:noProof/>
          </w:rPr>
          <w:t>3.2</w:t>
        </w:r>
        <w:r>
          <w:rPr>
            <w:rFonts w:asciiTheme="minorHAnsi" w:eastAsiaTheme="minorEastAsia" w:hAnsiTheme="minorHAnsi" w:cstheme="minorBidi"/>
            <w:noProof/>
            <w:szCs w:val="22"/>
          </w:rPr>
          <w:tab/>
        </w:r>
        <w:r w:rsidRPr="006F37A8">
          <w:rPr>
            <w:rStyle w:val="Hyperlink"/>
            <w:rFonts w:ascii="Times New Roman" w:hAnsi="Times New Roman"/>
            <w:noProof/>
          </w:rPr>
          <w:t>Importieren und Exportieren von Metadaten</w:t>
        </w:r>
        <w:r>
          <w:rPr>
            <w:noProof/>
            <w:webHidden/>
          </w:rPr>
          <w:tab/>
        </w:r>
        <w:r>
          <w:rPr>
            <w:noProof/>
            <w:webHidden/>
          </w:rPr>
          <w:fldChar w:fldCharType="begin"/>
        </w:r>
        <w:r>
          <w:rPr>
            <w:noProof/>
            <w:webHidden/>
          </w:rPr>
          <w:instrText xml:space="preserve"> PAGEREF _Toc473201260 \h </w:instrText>
        </w:r>
        <w:r>
          <w:rPr>
            <w:noProof/>
            <w:webHidden/>
          </w:rPr>
        </w:r>
        <w:r>
          <w:rPr>
            <w:noProof/>
            <w:webHidden/>
          </w:rPr>
          <w:fldChar w:fldCharType="separate"/>
        </w:r>
        <w:r>
          <w:rPr>
            <w:noProof/>
            <w:webHidden/>
          </w:rPr>
          <w:t>18</w:t>
        </w:r>
        <w:r>
          <w:rPr>
            <w:noProof/>
            <w:webHidden/>
          </w:rPr>
          <w:fldChar w:fldCharType="end"/>
        </w:r>
      </w:hyperlink>
    </w:p>
    <w:p w14:paraId="75F02222"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61" w:history="1">
        <w:r w:rsidRPr="006F37A8">
          <w:rPr>
            <w:rStyle w:val="Hyperlink"/>
            <w:noProof/>
            <w:lang w:bidi="hi-IN"/>
          </w:rPr>
          <w:t>3.2.1</w:t>
        </w:r>
        <w:r>
          <w:rPr>
            <w:rFonts w:asciiTheme="minorHAnsi" w:eastAsiaTheme="minorEastAsia" w:hAnsiTheme="minorHAnsi" w:cstheme="minorBidi"/>
            <w:noProof/>
            <w:sz w:val="22"/>
            <w:szCs w:val="22"/>
            <w:lang w:eastAsia="de-DE"/>
          </w:rPr>
          <w:tab/>
        </w:r>
        <w:r w:rsidRPr="006F37A8">
          <w:rPr>
            <w:rStyle w:val="Hyperlink"/>
            <w:noProof/>
            <w:lang w:bidi="hi-IN"/>
          </w:rPr>
          <w:t>Basistranskriptionen Importieren</w:t>
        </w:r>
        <w:r>
          <w:rPr>
            <w:noProof/>
            <w:webHidden/>
          </w:rPr>
          <w:tab/>
        </w:r>
        <w:r>
          <w:rPr>
            <w:noProof/>
            <w:webHidden/>
          </w:rPr>
          <w:fldChar w:fldCharType="begin"/>
        </w:r>
        <w:r>
          <w:rPr>
            <w:noProof/>
            <w:webHidden/>
          </w:rPr>
          <w:instrText xml:space="preserve"> PAGEREF _Toc473201261 \h </w:instrText>
        </w:r>
        <w:r>
          <w:rPr>
            <w:noProof/>
            <w:webHidden/>
          </w:rPr>
        </w:r>
        <w:r>
          <w:rPr>
            <w:noProof/>
            <w:webHidden/>
          </w:rPr>
          <w:fldChar w:fldCharType="separate"/>
        </w:r>
        <w:r>
          <w:rPr>
            <w:noProof/>
            <w:webHidden/>
          </w:rPr>
          <w:t>18</w:t>
        </w:r>
        <w:r>
          <w:rPr>
            <w:noProof/>
            <w:webHidden/>
          </w:rPr>
          <w:fldChar w:fldCharType="end"/>
        </w:r>
      </w:hyperlink>
    </w:p>
    <w:p w14:paraId="185A6A51"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62" w:history="1">
        <w:r w:rsidRPr="006F37A8">
          <w:rPr>
            <w:rStyle w:val="Hyperlink"/>
            <w:noProof/>
            <w:lang w:bidi="hi-IN"/>
          </w:rPr>
          <w:t>3.2.2</w:t>
        </w:r>
        <w:r>
          <w:rPr>
            <w:rFonts w:asciiTheme="minorHAnsi" w:eastAsiaTheme="minorEastAsia" w:hAnsiTheme="minorHAnsi" w:cstheme="minorBidi"/>
            <w:noProof/>
            <w:sz w:val="22"/>
            <w:szCs w:val="22"/>
            <w:lang w:eastAsia="de-DE"/>
          </w:rPr>
          <w:tab/>
        </w:r>
        <w:r w:rsidRPr="006F37A8">
          <w:rPr>
            <w:rStyle w:val="Hyperlink"/>
            <w:noProof/>
            <w:lang w:bidi="hi-IN"/>
          </w:rPr>
          <w:t>Sprecher importieren</w:t>
        </w:r>
        <w:r>
          <w:rPr>
            <w:noProof/>
            <w:webHidden/>
          </w:rPr>
          <w:tab/>
        </w:r>
        <w:r>
          <w:rPr>
            <w:noProof/>
            <w:webHidden/>
          </w:rPr>
          <w:fldChar w:fldCharType="begin"/>
        </w:r>
        <w:r>
          <w:rPr>
            <w:noProof/>
            <w:webHidden/>
          </w:rPr>
          <w:instrText xml:space="preserve"> PAGEREF _Toc473201262 \h </w:instrText>
        </w:r>
        <w:r>
          <w:rPr>
            <w:noProof/>
            <w:webHidden/>
          </w:rPr>
        </w:r>
        <w:r>
          <w:rPr>
            <w:noProof/>
            <w:webHidden/>
          </w:rPr>
          <w:fldChar w:fldCharType="separate"/>
        </w:r>
        <w:r>
          <w:rPr>
            <w:noProof/>
            <w:webHidden/>
          </w:rPr>
          <w:t>19</w:t>
        </w:r>
        <w:r>
          <w:rPr>
            <w:noProof/>
            <w:webHidden/>
          </w:rPr>
          <w:fldChar w:fldCharType="end"/>
        </w:r>
      </w:hyperlink>
    </w:p>
    <w:p w14:paraId="5FAD518F"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63" w:history="1">
        <w:r w:rsidRPr="006F37A8">
          <w:rPr>
            <w:rStyle w:val="Hyperlink"/>
            <w:noProof/>
            <w:lang w:val="en-US" w:eastAsia="en-US"/>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szCs w:val="22"/>
            <w:lang w:val="de-DE"/>
          </w:rPr>
          <w:tab/>
        </w:r>
        <w:r w:rsidRPr="006F37A8">
          <w:rPr>
            <w:rStyle w:val="Hyperlink"/>
            <w:noProof/>
            <w:lang w:val="en-US" w:eastAsia="en-US"/>
          </w:rPr>
          <w:t>VERWALTUNG VON METADATEN</w:t>
        </w:r>
        <w:r>
          <w:rPr>
            <w:noProof/>
            <w:webHidden/>
          </w:rPr>
          <w:tab/>
        </w:r>
        <w:r>
          <w:rPr>
            <w:noProof/>
            <w:webHidden/>
          </w:rPr>
          <w:fldChar w:fldCharType="begin"/>
        </w:r>
        <w:r>
          <w:rPr>
            <w:noProof/>
            <w:webHidden/>
          </w:rPr>
          <w:instrText xml:space="preserve"> PAGEREF _Toc473201263 \h </w:instrText>
        </w:r>
        <w:r>
          <w:rPr>
            <w:noProof/>
            <w:webHidden/>
          </w:rPr>
        </w:r>
        <w:r>
          <w:rPr>
            <w:noProof/>
            <w:webHidden/>
          </w:rPr>
          <w:fldChar w:fldCharType="separate"/>
        </w:r>
        <w:r>
          <w:rPr>
            <w:noProof/>
            <w:webHidden/>
          </w:rPr>
          <w:t>20</w:t>
        </w:r>
        <w:r>
          <w:rPr>
            <w:noProof/>
            <w:webHidden/>
          </w:rPr>
          <w:fldChar w:fldCharType="end"/>
        </w:r>
      </w:hyperlink>
    </w:p>
    <w:p w14:paraId="171EB444"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64" w:history="1">
        <w:r w:rsidRPr="006F37A8">
          <w:rPr>
            <w:rStyle w:val="Hyperlink"/>
            <w:rFonts w:ascii="Times New Roman" w:hAnsi="Times New Roman"/>
            <w:noProof/>
          </w:rPr>
          <w:t>4.1</w:t>
        </w:r>
        <w:r>
          <w:rPr>
            <w:rFonts w:asciiTheme="minorHAnsi" w:eastAsiaTheme="minorEastAsia" w:hAnsiTheme="minorHAnsi" w:cstheme="minorBidi"/>
            <w:noProof/>
            <w:szCs w:val="22"/>
          </w:rPr>
          <w:tab/>
        </w:r>
        <w:r w:rsidRPr="006F37A8">
          <w:rPr>
            <w:rStyle w:val="Hyperlink"/>
            <w:rFonts w:ascii="Times New Roman" w:hAnsi="Times New Roman"/>
            <w:noProof/>
          </w:rPr>
          <w:t>Aufbau des Daten-Reiters</w:t>
        </w:r>
        <w:r>
          <w:rPr>
            <w:noProof/>
            <w:webHidden/>
          </w:rPr>
          <w:tab/>
        </w:r>
        <w:r>
          <w:rPr>
            <w:noProof/>
            <w:webHidden/>
          </w:rPr>
          <w:fldChar w:fldCharType="begin"/>
        </w:r>
        <w:r>
          <w:rPr>
            <w:noProof/>
            <w:webHidden/>
          </w:rPr>
          <w:instrText xml:space="preserve"> PAGEREF _Toc473201264 \h </w:instrText>
        </w:r>
        <w:r>
          <w:rPr>
            <w:noProof/>
            <w:webHidden/>
          </w:rPr>
        </w:r>
        <w:r>
          <w:rPr>
            <w:noProof/>
            <w:webHidden/>
          </w:rPr>
          <w:fldChar w:fldCharType="separate"/>
        </w:r>
        <w:r>
          <w:rPr>
            <w:noProof/>
            <w:webHidden/>
          </w:rPr>
          <w:t>20</w:t>
        </w:r>
        <w:r>
          <w:rPr>
            <w:noProof/>
            <w:webHidden/>
          </w:rPr>
          <w:fldChar w:fldCharType="end"/>
        </w:r>
      </w:hyperlink>
    </w:p>
    <w:p w14:paraId="0FF65BF7"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65" w:history="1">
        <w:r w:rsidRPr="006F37A8">
          <w:rPr>
            <w:rStyle w:val="Hyperlink"/>
            <w:rFonts w:ascii="Times New Roman" w:hAnsi="Times New Roman"/>
            <w:noProof/>
          </w:rPr>
          <w:t>4.2</w:t>
        </w:r>
        <w:r>
          <w:rPr>
            <w:rFonts w:asciiTheme="minorHAnsi" w:eastAsiaTheme="minorEastAsia" w:hAnsiTheme="minorHAnsi" w:cstheme="minorBidi"/>
            <w:noProof/>
            <w:szCs w:val="22"/>
          </w:rPr>
          <w:tab/>
        </w:r>
        <w:r w:rsidRPr="006F37A8">
          <w:rPr>
            <w:rStyle w:val="Hyperlink"/>
            <w:rFonts w:ascii="Times New Roman" w:hAnsi="Times New Roman"/>
            <w:noProof/>
          </w:rPr>
          <w:t>Verwalten von Kommunikationen</w:t>
        </w:r>
        <w:r>
          <w:rPr>
            <w:noProof/>
            <w:webHidden/>
          </w:rPr>
          <w:tab/>
        </w:r>
        <w:r>
          <w:rPr>
            <w:noProof/>
            <w:webHidden/>
          </w:rPr>
          <w:fldChar w:fldCharType="begin"/>
        </w:r>
        <w:r>
          <w:rPr>
            <w:noProof/>
            <w:webHidden/>
          </w:rPr>
          <w:instrText xml:space="preserve"> PAGEREF _Toc473201265 \h </w:instrText>
        </w:r>
        <w:r>
          <w:rPr>
            <w:noProof/>
            <w:webHidden/>
          </w:rPr>
        </w:r>
        <w:r>
          <w:rPr>
            <w:noProof/>
            <w:webHidden/>
          </w:rPr>
          <w:fldChar w:fldCharType="separate"/>
        </w:r>
        <w:r>
          <w:rPr>
            <w:noProof/>
            <w:webHidden/>
          </w:rPr>
          <w:t>20</w:t>
        </w:r>
        <w:r>
          <w:rPr>
            <w:noProof/>
            <w:webHidden/>
          </w:rPr>
          <w:fldChar w:fldCharType="end"/>
        </w:r>
      </w:hyperlink>
    </w:p>
    <w:p w14:paraId="7932BC3D"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66" w:history="1">
        <w:r w:rsidRPr="006F37A8">
          <w:rPr>
            <w:rStyle w:val="Hyperlink"/>
            <w:rFonts w:ascii="Times New Roman" w:hAnsi="Times New Roman"/>
            <w:noProof/>
          </w:rPr>
          <w:t>4.3</w:t>
        </w:r>
        <w:r>
          <w:rPr>
            <w:rFonts w:asciiTheme="minorHAnsi" w:eastAsiaTheme="minorEastAsia" w:hAnsiTheme="minorHAnsi" w:cstheme="minorBidi"/>
            <w:noProof/>
            <w:szCs w:val="22"/>
          </w:rPr>
          <w:tab/>
        </w:r>
        <w:r w:rsidRPr="006F37A8">
          <w:rPr>
            <w:rStyle w:val="Hyperlink"/>
            <w:rFonts w:ascii="Times New Roman" w:hAnsi="Times New Roman"/>
            <w:noProof/>
          </w:rPr>
          <w:t>Metadaten-Anzeige</w:t>
        </w:r>
        <w:r>
          <w:rPr>
            <w:noProof/>
            <w:webHidden/>
          </w:rPr>
          <w:tab/>
        </w:r>
        <w:r>
          <w:rPr>
            <w:noProof/>
            <w:webHidden/>
          </w:rPr>
          <w:fldChar w:fldCharType="begin"/>
        </w:r>
        <w:r>
          <w:rPr>
            <w:noProof/>
            <w:webHidden/>
          </w:rPr>
          <w:instrText xml:space="preserve"> PAGEREF _Toc473201266 \h </w:instrText>
        </w:r>
        <w:r>
          <w:rPr>
            <w:noProof/>
            <w:webHidden/>
          </w:rPr>
        </w:r>
        <w:r>
          <w:rPr>
            <w:noProof/>
            <w:webHidden/>
          </w:rPr>
          <w:fldChar w:fldCharType="separate"/>
        </w:r>
        <w:r>
          <w:rPr>
            <w:noProof/>
            <w:webHidden/>
          </w:rPr>
          <w:t>22</w:t>
        </w:r>
        <w:r>
          <w:rPr>
            <w:noProof/>
            <w:webHidden/>
          </w:rPr>
          <w:fldChar w:fldCharType="end"/>
        </w:r>
      </w:hyperlink>
    </w:p>
    <w:p w14:paraId="2A6C6221"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67" w:history="1">
        <w:r w:rsidRPr="006F37A8">
          <w:rPr>
            <w:rStyle w:val="Hyperlink"/>
            <w:rFonts w:ascii="Times New Roman" w:hAnsi="Times New Roman"/>
            <w:noProof/>
          </w:rPr>
          <w:t>4.4</w:t>
        </w:r>
        <w:r>
          <w:rPr>
            <w:rFonts w:asciiTheme="minorHAnsi" w:eastAsiaTheme="minorEastAsia" w:hAnsiTheme="minorHAnsi" w:cstheme="minorBidi"/>
            <w:noProof/>
            <w:szCs w:val="22"/>
          </w:rPr>
          <w:tab/>
        </w:r>
        <w:r w:rsidRPr="006F37A8">
          <w:rPr>
            <w:rStyle w:val="Hyperlink"/>
            <w:rFonts w:ascii="Times New Roman" w:hAnsi="Times New Roman"/>
            <w:noProof/>
          </w:rPr>
          <w:t>Eingabedialoge</w:t>
        </w:r>
        <w:r>
          <w:rPr>
            <w:noProof/>
            <w:webHidden/>
          </w:rPr>
          <w:tab/>
        </w:r>
        <w:r>
          <w:rPr>
            <w:noProof/>
            <w:webHidden/>
          </w:rPr>
          <w:fldChar w:fldCharType="begin"/>
        </w:r>
        <w:r>
          <w:rPr>
            <w:noProof/>
            <w:webHidden/>
          </w:rPr>
          <w:instrText xml:space="preserve"> PAGEREF _Toc473201267 \h </w:instrText>
        </w:r>
        <w:r>
          <w:rPr>
            <w:noProof/>
            <w:webHidden/>
          </w:rPr>
        </w:r>
        <w:r>
          <w:rPr>
            <w:noProof/>
            <w:webHidden/>
          </w:rPr>
          <w:fldChar w:fldCharType="separate"/>
        </w:r>
        <w:r>
          <w:rPr>
            <w:noProof/>
            <w:webHidden/>
          </w:rPr>
          <w:t>23</w:t>
        </w:r>
        <w:r>
          <w:rPr>
            <w:noProof/>
            <w:webHidden/>
          </w:rPr>
          <w:fldChar w:fldCharType="end"/>
        </w:r>
      </w:hyperlink>
    </w:p>
    <w:p w14:paraId="1AFD4A1B"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68" w:history="1">
        <w:r w:rsidRPr="006F37A8">
          <w:rPr>
            <w:rStyle w:val="Hyperlink"/>
            <w:noProof/>
            <w:lang w:bidi="hi-IN"/>
          </w:rPr>
          <w:t>4.4.1</w:t>
        </w:r>
        <w:r>
          <w:rPr>
            <w:rFonts w:asciiTheme="minorHAnsi" w:eastAsiaTheme="minorEastAsia" w:hAnsiTheme="minorHAnsi" w:cstheme="minorBidi"/>
            <w:noProof/>
            <w:sz w:val="22"/>
            <w:szCs w:val="22"/>
            <w:lang w:eastAsia="de-DE"/>
          </w:rPr>
          <w:tab/>
        </w:r>
        <w:r w:rsidRPr="006F37A8">
          <w:rPr>
            <w:rStyle w:val="Hyperlink"/>
            <w:noProof/>
            <w:lang w:bidi="hi-IN"/>
          </w:rPr>
          <w:t>Location</w:t>
        </w:r>
        <w:r>
          <w:rPr>
            <w:noProof/>
            <w:webHidden/>
          </w:rPr>
          <w:tab/>
        </w:r>
        <w:r>
          <w:rPr>
            <w:noProof/>
            <w:webHidden/>
          </w:rPr>
          <w:fldChar w:fldCharType="begin"/>
        </w:r>
        <w:r>
          <w:rPr>
            <w:noProof/>
            <w:webHidden/>
          </w:rPr>
          <w:instrText xml:space="preserve"> PAGEREF _Toc473201268 \h </w:instrText>
        </w:r>
        <w:r>
          <w:rPr>
            <w:noProof/>
            <w:webHidden/>
          </w:rPr>
        </w:r>
        <w:r>
          <w:rPr>
            <w:noProof/>
            <w:webHidden/>
          </w:rPr>
          <w:fldChar w:fldCharType="separate"/>
        </w:r>
        <w:r>
          <w:rPr>
            <w:noProof/>
            <w:webHidden/>
          </w:rPr>
          <w:t>23</w:t>
        </w:r>
        <w:r>
          <w:rPr>
            <w:noProof/>
            <w:webHidden/>
          </w:rPr>
          <w:fldChar w:fldCharType="end"/>
        </w:r>
      </w:hyperlink>
    </w:p>
    <w:p w14:paraId="0210B78B"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69" w:history="1">
        <w:r w:rsidRPr="006F37A8">
          <w:rPr>
            <w:rStyle w:val="Hyperlink"/>
            <w:noProof/>
            <w:lang w:bidi="hi-IN"/>
          </w:rPr>
          <w:t>4.4.2</w:t>
        </w:r>
        <w:r>
          <w:rPr>
            <w:rFonts w:asciiTheme="minorHAnsi" w:eastAsiaTheme="minorEastAsia" w:hAnsiTheme="minorHAnsi" w:cstheme="minorBidi"/>
            <w:noProof/>
            <w:sz w:val="22"/>
            <w:szCs w:val="22"/>
            <w:lang w:eastAsia="de-DE"/>
          </w:rPr>
          <w:tab/>
        </w:r>
        <w:r w:rsidRPr="006F37A8">
          <w:rPr>
            <w:rStyle w:val="Hyperlink"/>
            <w:noProof/>
            <w:lang w:bidi="hi-IN"/>
          </w:rPr>
          <w:t>Language</w:t>
        </w:r>
        <w:r>
          <w:rPr>
            <w:noProof/>
            <w:webHidden/>
          </w:rPr>
          <w:tab/>
        </w:r>
        <w:r>
          <w:rPr>
            <w:noProof/>
            <w:webHidden/>
          </w:rPr>
          <w:fldChar w:fldCharType="begin"/>
        </w:r>
        <w:r>
          <w:rPr>
            <w:noProof/>
            <w:webHidden/>
          </w:rPr>
          <w:instrText xml:space="preserve"> PAGEREF _Toc473201269 \h </w:instrText>
        </w:r>
        <w:r>
          <w:rPr>
            <w:noProof/>
            <w:webHidden/>
          </w:rPr>
        </w:r>
        <w:r>
          <w:rPr>
            <w:noProof/>
            <w:webHidden/>
          </w:rPr>
          <w:fldChar w:fldCharType="separate"/>
        </w:r>
        <w:r>
          <w:rPr>
            <w:noProof/>
            <w:webHidden/>
          </w:rPr>
          <w:t>24</w:t>
        </w:r>
        <w:r>
          <w:rPr>
            <w:noProof/>
            <w:webHidden/>
          </w:rPr>
          <w:fldChar w:fldCharType="end"/>
        </w:r>
      </w:hyperlink>
    </w:p>
    <w:p w14:paraId="565DF8C8"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0" w:history="1">
        <w:r w:rsidRPr="006F37A8">
          <w:rPr>
            <w:rStyle w:val="Hyperlink"/>
            <w:rFonts w:ascii="Times New Roman" w:hAnsi="Times New Roman"/>
            <w:noProof/>
          </w:rPr>
          <w:t>4.5</w:t>
        </w:r>
        <w:r>
          <w:rPr>
            <w:rFonts w:asciiTheme="minorHAnsi" w:eastAsiaTheme="minorEastAsia" w:hAnsiTheme="minorHAnsi" w:cstheme="minorBidi"/>
            <w:noProof/>
            <w:szCs w:val="22"/>
          </w:rPr>
          <w:tab/>
        </w:r>
        <w:r w:rsidRPr="006F37A8">
          <w:rPr>
            <w:rStyle w:val="Hyperlink"/>
            <w:rFonts w:ascii="Times New Roman" w:hAnsi="Times New Roman"/>
            <w:noProof/>
          </w:rPr>
          <w:t>Templates</w:t>
        </w:r>
        <w:r>
          <w:rPr>
            <w:noProof/>
            <w:webHidden/>
          </w:rPr>
          <w:tab/>
        </w:r>
        <w:r>
          <w:rPr>
            <w:noProof/>
            <w:webHidden/>
          </w:rPr>
          <w:fldChar w:fldCharType="begin"/>
        </w:r>
        <w:r>
          <w:rPr>
            <w:noProof/>
            <w:webHidden/>
          </w:rPr>
          <w:instrText xml:space="preserve"> PAGEREF _Toc473201270 \h </w:instrText>
        </w:r>
        <w:r>
          <w:rPr>
            <w:noProof/>
            <w:webHidden/>
          </w:rPr>
        </w:r>
        <w:r>
          <w:rPr>
            <w:noProof/>
            <w:webHidden/>
          </w:rPr>
          <w:fldChar w:fldCharType="separate"/>
        </w:r>
        <w:r>
          <w:rPr>
            <w:noProof/>
            <w:webHidden/>
          </w:rPr>
          <w:t>26</w:t>
        </w:r>
        <w:r>
          <w:rPr>
            <w:noProof/>
            <w:webHidden/>
          </w:rPr>
          <w:fldChar w:fldCharType="end"/>
        </w:r>
      </w:hyperlink>
    </w:p>
    <w:p w14:paraId="6E1DEDB8"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71" w:history="1">
        <w:r w:rsidRPr="006F37A8">
          <w:rPr>
            <w:rStyle w:val="Hyperlink"/>
            <w:noProof/>
            <w:lang w:bidi="hi-IN"/>
          </w:rPr>
          <w:t>4.5.1</w:t>
        </w:r>
        <w:r>
          <w:rPr>
            <w:rFonts w:asciiTheme="minorHAnsi" w:eastAsiaTheme="minorEastAsia" w:hAnsiTheme="minorHAnsi" w:cstheme="minorBidi"/>
            <w:noProof/>
            <w:sz w:val="22"/>
            <w:szCs w:val="22"/>
            <w:lang w:eastAsia="de-DE"/>
          </w:rPr>
          <w:tab/>
        </w:r>
        <w:r w:rsidRPr="006F37A8">
          <w:rPr>
            <w:rStyle w:val="Hyperlink"/>
            <w:noProof/>
            <w:lang w:bidi="hi-IN"/>
          </w:rPr>
          <w:t>Templates speichern</w:t>
        </w:r>
        <w:r>
          <w:rPr>
            <w:noProof/>
            <w:webHidden/>
          </w:rPr>
          <w:tab/>
        </w:r>
        <w:r>
          <w:rPr>
            <w:noProof/>
            <w:webHidden/>
          </w:rPr>
          <w:fldChar w:fldCharType="begin"/>
        </w:r>
        <w:r>
          <w:rPr>
            <w:noProof/>
            <w:webHidden/>
          </w:rPr>
          <w:instrText xml:space="preserve"> PAGEREF _Toc473201271 \h </w:instrText>
        </w:r>
        <w:r>
          <w:rPr>
            <w:noProof/>
            <w:webHidden/>
          </w:rPr>
        </w:r>
        <w:r>
          <w:rPr>
            <w:noProof/>
            <w:webHidden/>
          </w:rPr>
          <w:fldChar w:fldCharType="separate"/>
        </w:r>
        <w:r>
          <w:rPr>
            <w:noProof/>
            <w:webHidden/>
          </w:rPr>
          <w:t>26</w:t>
        </w:r>
        <w:r>
          <w:rPr>
            <w:noProof/>
            <w:webHidden/>
          </w:rPr>
          <w:fldChar w:fldCharType="end"/>
        </w:r>
      </w:hyperlink>
    </w:p>
    <w:p w14:paraId="0D358D41"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2" w:history="1">
        <w:r w:rsidRPr="006F37A8">
          <w:rPr>
            <w:rStyle w:val="Hyperlink"/>
            <w:rFonts w:ascii="Times New Roman" w:hAnsi="Times New Roman"/>
            <w:noProof/>
          </w:rPr>
          <w:t>4.6</w:t>
        </w:r>
        <w:r>
          <w:rPr>
            <w:rFonts w:asciiTheme="minorHAnsi" w:eastAsiaTheme="minorEastAsia" w:hAnsiTheme="minorHAnsi" w:cstheme="minorBidi"/>
            <w:noProof/>
            <w:szCs w:val="22"/>
          </w:rPr>
          <w:tab/>
        </w:r>
        <w:r w:rsidRPr="006F37A8">
          <w:rPr>
            <w:rStyle w:val="Hyperlink"/>
            <w:rFonts w:ascii="Times New Roman" w:hAnsi="Times New Roman"/>
            <w:noProof/>
          </w:rPr>
          <w:t>Verwalten von Personen und Sprechern</w:t>
        </w:r>
        <w:r>
          <w:rPr>
            <w:noProof/>
            <w:webHidden/>
          </w:rPr>
          <w:tab/>
        </w:r>
        <w:r>
          <w:rPr>
            <w:noProof/>
            <w:webHidden/>
          </w:rPr>
          <w:fldChar w:fldCharType="begin"/>
        </w:r>
        <w:r>
          <w:rPr>
            <w:noProof/>
            <w:webHidden/>
          </w:rPr>
          <w:instrText xml:space="preserve"> PAGEREF _Toc473201272 \h </w:instrText>
        </w:r>
        <w:r>
          <w:rPr>
            <w:noProof/>
            <w:webHidden/>
          </w:rPr>
        </w:r>
        <w:r>
          <w:rPr>
            <w:noProof/>
            <w:webHidden/>
          </w:rPr>
          <w:fldChar w:fldCharType="separate"/>
        </w:r>
        <w:r>
          <w:rPr>
            <w:noProof/>
            <w:webHidden/>
          </w:rPr>
          <w:t>26</w:t>
        </w:r>
        <w:r>
          <w:rPr>
            <w:noProof/>
            <w:webHidden/>
          </w:rPr>
          <w:fldChar w:fldCharType="end"/>
        </w:r>
      </w:hyperlink>
    </w:p>
    <w:p w14:paraId="5A78AF2F"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73" w:history="1">
        <w:r w:rsidRPr="006F37A8">
          <w:rPr>
            <w:rStyle w:val="Hyperlink"/>
            <w:noProof/>
            <w:lang w:bidi="hi-IN"/>
          </w:rPr>
          <w:t>4.6.1</w:t>
        </w:r>
        <w:r>
          <w:rPr>
            <w:rFonts w:asciiTheme="minorHAnsi" w:eastAsiaTheme="minorEastAsia" w:hAnsiTheme="minorHAnsi" w:cstheme="minorBidi"/>
            <w:noProof/>
            <w:sz w:val="22"/>
            <w:szCs w:val="22"/>
            <w:lang w:eastAsia="de-DE"/>
          </w:rPr>
          <w:tab/>
        </w:r>
        <w:r w:rsidRPr="006F37A8">
          <w:rPr>
            <w:rStyle w:val="Hyperlink"/>
            <w:noProof/>
            <w:lang w:bidi="hi-IN"/>
          </w:rPr>
          <w:t>Importieren von Sprechern</w:t>
        </w:r>
        <w:r>
          <w:rPr>
            <w:noProof/>
            <w:webHidden/>
          </w:rPr>
          <w:tab/>
        </w:r>
        <w:r>
          <w:rPr>
            <w:noProof/>
            <w:webHidden/>
          </w:rPr>
          <w:fldChar w:fldCharType="begin"/>
        </w:r>
        <w:r>
          <w:rPr>
            <w:noProof/>
            <w:webHidden/>
          </w:rPr>
          <w:instrText xml:space="preserve"> PAGEREF _Toc473201273 \h </w:instrText>
        </w:r>
        <w:r>
          <w:rPr>
            <w:noProof/>
            <w:webHidden/>
          </w:rPr>
        </w:r>
        <w:r>
          <w:rPr>
            <w:noProof/>
            <w:webHidden/>
          </w:rPr>
          <w:fldChar w:fldCharType="separate"/>
        </w:r>
        <w:r>
          <w:rPr>
            <w:noProof/>
            <w:webHidden/>
          </w:rPr>
          <w:t>27</w:t>
        </w:r>
        <w:r>
          <w:rPr>
            <w:noProof/>
            <w:webHidden/>
          </w:rPr>
          <w:fldChar w:fldCharType="end"/>
        </w:r>
      </w:hyperlink>
    </w:p>
    <w:p w14:paraId="62E57D3B"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4" w:history="1">
        <w:r w:rsidRPr="006F37A8">
          <w:rPr>
            <w:rStyle w:val="Hyperlink"/>
            <w:rFonts w:ascii="Times New Roman" w:hAnsi="Times New Roman"/>
            <w:noProof/>
          </w:rPr>
          <w:t>4.7</w:t>
        </w:r>
        <w:r>
          <w:rPr>
            <w:rFonts w:asciiTheme="minorHAnsi" w:eastAsiaTheme="minorEastAsia" w:hAnsiTheme="minorHAnsi" w:cstheme="minorBidi"/>
            <w:noProof/>
            <w:szCs w:val="22"/>
          </w:rPr>
          <w:tab/>
        </w:r>
        <w:r w:rsidRPr="006F37A8">
          <w:rPr>
            <w:rStyle w:val="Hyperlink"/>
            <w:rFonts w:ascii="Times New Roman" w:hAnsi="Times New Roman"/>
            <w:noProof/>
          </w:rPr>
          <w:t>Verknüpfen von Kommunikationen und Sprechern</w:t>
        </w:r>
        <w:r>
          <w:rPr>
            <w:noProof/>
            <w:webHidden/>
          </w:rPr>
          <w:tab/>
        </w:r>
        <w:r>
          <w:rPr>
            <w:noProof/>
            <w:webHidden/>
          </w:rPr>
          <w:fldChar w:fldCharType="begin"/>
        </w:r>
        <w:r>
          <w:rPr>
            <w:noProof/>
            <w:webHidden/>
          </w:rPr>
          <w:instrText xml:space="preserve"> PAGEREF _Toc473201274 \h </w:instrText>
        </w:r>
        <w:r>
          <w:rPr>
            <w:noProof/>
            <w:webHidden/>
          </w:rPr>
        </w:r>
        <w:r>
          <w:rPr>
            <w:noProof/>
            <w:webHidden/>
          </w:rPr>
          <w:fldChar w:fldCharType="separate"/>
        </w:r>
        <w:r>
          <w:rPr>
            <w:noProof/>
            <w:webHidden/>
          </w:rPr>
          <w:t>27</w:t>
        </w:r>
        <w:r>
          <w:rPr>
            <w:noProof/>
            <w:webHidden/>
          </w:rPr>
          <w:fldChar w:fldCharType="end"/>
        </w:r>
      </w:hyperlink>
    </w:p>
    <w:p w14:paraId="19023480"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5" w:history="1">
        <w:r w:rsidRPr="006F37A8">
          <w:rPr>
            <w:rStyle w:val="Hyperlink"/>
            <w:rFonts w:ascii="Times New Roman" w:hAnsi="Times New Roman"/>
            <w:noProof/>
          </w:rPr>
          <w:t>4.8</w:t>
        </w:r>
        <w:r>
          <w:rPr>
            <w:rFonts w:asciiTheme="minorHAnsi" w:eastAsiaTheme="minorEastAsia" w:hAnsiTheme="minorHAnsi" w:cstheme="minorBidi"/>
            <w:noProof/>
            <w:szCs w:val="22"/>
          </w:rPr>
          <w:tab/>
        </w:r>
        <w:r w:rsidRPr="006F37A8">
          <w:rPr>
            <w:rStyle w:val="Hyperlink"/>
            <w:rFonts w:ascii="Times New Roman" w:hAnsi="Times New Roman"/>
            <w:noProof/>
          </w:rPr>
          <w:t>Verwalten von Transkriptionen</w:t>
        </w:r>
        <w:r>
          <w:rPr>
            <w:noProof/>
            <w:webHidden/>
          </w:rPr>
          <w:tab/>
        </w:r>
        <w:r>
          <w:rPr>
            <w:noProof/>
            <w:webHidden/>
          </w:rPr>
          <w:fldChar w:fldCharType="begin"/>
        </w:r>
        <w:r>
          <w:rPr>
            <w:noProof/>
            <w:webHidden/>
          </w:rPr>
          <w:instrText xml:space="preserve"> PAGEREF _Toc473201275 \h </w:instrText>
        </w:r>
        <w:r>
          <w:rPr>
            <w:noProof/>
            <w:webHidden/>
          </w:rPr>
        </w:r>
        <w:r>
          <w:rPr>
            <w:noProof/>
            <w:webHidden/>
          </w:rPr>
          <w:fldChar w:fldCharType="separate"/>
        </w:r>
        <w:r>
          <w:rPr>
            <w:noProof/>
            <w:webHidden/>
          </w:rPr>
          <w:t>27</w:t>
        </w:r>
        <w:r>
          <w:rPr>
            <w:noProof/>
            <w:webHidden/>
          </w:rPr>
          <w:fldChar w:fldCharType="end"/>
        </w:r>
      </w:hyperlink>
    </w:p>
    <w:p w14:paraId="04A4D3D7"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6" w:history="1">
        <w:r w:rsidRPr="006F37A8">
          <w:rPr>
            <w:rStyle w:val="Hyperlink"/>
            <w:rFonts w:ascii="Times New Roman" w:hAnsi="Times New Roman"/>
            <w:noProof/>
          </w:rPr>
          <w:t>4.9</w:t>
        </w:r>
        <w:r>
          <w:rPr>
            <w:rFonts w:asciiTheme="minorHAnsi" w:eastAsiaTheme="minorEastAsia" w:hAnsiTheme="minorHAnsi" w:cstheme="minorBidi"/>
            <w:noProof/>
            <w:szCs w:val="22"/>
          </w:rPr>
          <w:tab/>
        </w:r>
        <w:r w:rsidRPr="006F37A8">
          <w:rPr>
            <w:rStyle w:val="Hyperlink"/>
            <w:rFonts w:ascii="Times New Roman" w:hAnsi="Times New Roman"/>
            <w:noProof/>
          </w:rPr>
          <w:t>Verwalten von Aufnahmen</w:t>
        </w:r>
        <w:r>
          <w:rPr>
            <w:noProof/>
            <w:webHidden/>
          </w:rPr>
          <w:tab/>
        </w:r>
        <w:r>
          <w:rPr>
            <w:noProof/>
            <w:webHidden/>
          </w:rPr>
          <w:fldChar w:fldCharType="begin"/>
        </w:r>
        <w:r>
          <w:rPr>
            <w:noProof/>
            <w:webHidden/>
          </w:rPr>
          <w:instrText xml:space="preserve"> PAGEREF _Toc473201276 \h </w:instrText>
        </w:r>
        <w:r>
          <w:rPr>
            <w:noProof/>
            <w:webHidden/>
          </w:rPr>
        </w:r>
        <w:r>
          <w:rPr>
            <w:noProof/>
            <w:webHidden/>
          </w:rPr>
          <w:fldChar w:fldCharType="separate"/>
        </w:r>
        <w:r>
          <w:rPr>
            <w:noProof/>
            <w:webHidden/>
          </w:rPr>
          <w:t>28</w:t>
        </w:r>
        <w:r>
          <w:rPr>
            <w:noProof/>
            <w:webHidden/>
          </w:rPr>
          <w:fldChar w:fldCharType="end"/>
        </w:r>
      </w:hyperlink>
    </w:p>
    <w:p w14:paraId="425FA191"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7" w:history="1">
        <w:r w:rsidRPr="006F37A8">
          <w:rPr>
            <w:rStyle w:val="Hyperlink"/>
            <w:rFonts w:ascii="Times New Roman" w:hAnsi="Times New Roman"/>
            <w:noProof/>
          </w:rPr>
          <w:t>4.10</w:t>
        </w:r>
        <w:r>
          <w:rPr>
            <w:rFonts w:asciiTheme="minorHAnsi" w:eastAsiaTheme="minorEastAsia" w:hAnsiTheme="minorHAnsi" w:cstheme="minorBidi"/>
            <w:noProof/>
            <w:szCs w:val="22"/>
          </w:rPr>
          <w:tab/>
        </w:r>
        <w:r w:rsidRPr="006F37A8">
          <w:rPr>
            <w:rStyle w:val="Hyperlink"/>
            <w:rFonts w:ascii="Times New Roman" w:hAnsi="Times New Roman"/>
            <w:noProof/>
          </w:rPr>
          <w:t>Verwaltung von zusätzlichen Dateien</w:t>
        </w:r>
        <w:r>
          <w:rPr>
            <w:noProof/>
            <w:webHidden/>
          </w:rPr>
          <w:tab/>
        </w:r>
        <w:r>
          <w:rPr>
            <w:noProof/>
            <w:webHidden/>
          </w:rPr>
          <w:fldChar w:fldCharType="begin"/>
        </w:r>
        <w:r>
          <w:rPr>
            <w:noProof/>
            <w:webHidden/>
          </w:rPr>
          <w:instrText xml:space="preserve"> PAGEREF _Toc473201277 \h </w:instrText>
        </w:r>
        <w:r>
          <w:rPr>
            <w:noProof/>
            <w:webHidden/>
          </w:rPr>
        </w:r>
        <w:r>
          <w:rPr>
            <w:noProof/>
            <w:webHidden/>
          </w:rPr>
          <w:fldChar w:fldCharType="separate"/>
        </w:r>
        <w:r>
          <w:rPr>
            <w:noProof/>
            <w:webHidden/>
          </w:rPr>
          <w:t>29</w:t>
        </w:r>
        <w:r>
          <w:rPr>
            <w:noProof/>
            <w:webHidden/>
          </w:rPr>
          <w:fldChar w:fldCharType="end"/>
        </w:r>
      </w:hyperlink>
    </w:p>
    <w:p w14:paraId="69C615EF"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78" w:history="1">
        <w:r w:rsidRPr="006F37A8">
          <w:rPr>
            <w:rStyle w:val="Hyperlink"/>
            <w:noProof/>
            <w:lang w:val="en-US" w:eastAsia="en-US"/>
            <w14:scene3d>
              <w14:camera w14:prst="orthographicFront"/>
              <w14:lightRig w14:rig="threePt" w14:dir="t">
                <w14:rot w14:lat="0" w14:lon="0" w14:rev="0"/>
              </w14:lightRig>
            </w14:scene3d>
          </w:rPr>
          <w:t>5</w:t>
        </w:r>
        <w:r>
          <w:rPr>
            <w:rFonts w:asciiTheme="minorHAnsi" w:eastAsiaTheme="minorEastAsia" w:hAnsiTheme="minorHAnsi" w:cstheme="minorBidi"/>
            <w:b w:val="0"/>
            <w:noProof/>
            <w:sz w:val="22"/>
            <w:szCs w:val="22"/>
            <w:lang w:val="de-DE"/>
          </w:rPr>
          <w:tab/>
        </w:r>
        <w:r w:rsidRPr="006F37A8">
          <w:rPr>
            <w:rStyle w:val="Hyperlink"/>
            <w:noProof/>
            <w:lang w:val="en-US" w:eastAsia="en-US"/>
          </w:rPr>
          <w:t>ANALYSIEREN VON DATEN</w:t>
        </w:r>
        <w:r>
          <w:rPr>
            <w:noProof/>
            <w:webHidden/>
          </w:rPr>
          <w:tab/>
        </w:r>
        <w:r>
          <w:rPr>
            <w:noProof/>
            <w:webHidden/>
          </w:rPr>
          <w:fldChar w:fldCharType="begin"/>
        </w:r>
        <w:r>
          <w:rPr>
            <w:noProof/>
            <w:webHidden/>
          </w:rPr>
          <w:instrText xml:space="preserve"> PAGEREF _Toc473201278 \h </w:instrText>
        </w:r>
        <w:r>
          <w:rPr>
            <w:noProof/>
            <w:webHidden/>
          </w:rPr>
        </w:r>
        <w:r>
          <w:rPr>
            <w:noProof/>
            <w:webHidden/>
          </w:rPr>
          <w:fldChar w:fldCharType="separate"/>
        </w:r>
        <w:r>
          <w:rPr>
            <w:noProof/>
            <w:webHidden/>
          </w:rPr>
          <w:t>30</w:t>
        </w:r>
        <w:r>
          <w:rPr>
            <w:noProof/>
            <w:webHidden/>
          </w:rPr>
          <w:fldChar w:fldCharType="end"/>
        </w:r>
      </w:hyperlink>
    </w:p>
    <w:p w14:paraId="6F445EFE"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79" w:history="1">
        <w:r w:rsidRPr="006F37A8">
          <w:rPr>
            <w:rStyle w:val="Hyperlink"/>
            <w:rFonts w:ascii="Times New Roman" w:hAnsi="Times New Roman"/>
            <w:noProof/>
          </w:rPr>
          <w:t>5.1</w:t>
        </w:r>
        <w:r>
          <w:rPr>
            <w:rFonts w:asciiTheme="minorHAnsi" w:eastAsiaTheme="minorEastAsia" w:hAnsiTheme="minorHAnsi" w:cstheme="minorBidi"/>
            <w:noProof/>
            <w:szCs w:val="22"/>
          </w:rPr>
          <w:tab/>
        </w:r>
        <w:r w:rsidRPr="006F37A8">
          <w:rPr>
            <w:rStyle w:val="Hyperlink"/>
            <w:rFonts w:ascii="Times New Roman" w:hAnsi="Times New Roman"/>
            <w:noProof/>
          </w:rPr>
          <w:t>Filter</w:t>
        </w:r>
        <w:r>
          <w:rPr>
            <w:noProof/>
            <w:webHidden/>
          </w:rPr>
          <w:tab/>
        </w:r>
        <w:r>
          <w:rPr>
            <w:noProof/>
            <w:webHidden/>
          </w:rPr>
          <w:fldChar w:fldCharType="begin"/>
        </w:r>
        <w:r>
          <w:rPr>
            <w:noProof/>
            <w:webHidden/>
          </w:rPr>
          <w:instrText xml:space="preserve"> PAGEREF _Toc473201279 \h </w:instrText>
        </w:r>
        <w:r>
          <w:rPr>
            <w:noProof/>
            <w:webHidden/>
          </w:rPr>
        </w:r>
        <w:r>
          <w:rPr>
            <w:noProof/>
            <w:webHidden/>
          </w:rPr>
          <w:fldChar w:fldCharType="separate"/>
        </w:r>
        <w:r>
          <w:rPr>
            <w:noProof/>
            <w:webHidden/>
          </w:rPr>
          <w:t>30</w:t>
        </w:r>
        <w:r>
          <w:rPr>
            <w:noProof/>
            <w:webHidden/>
          </w:rPr>
          <w:fldChar w:fldCharType="end"/>
        </w:r>
      </w:hyperlink>
    </w:p>
    <w:p w14:paraId="2CFD2911"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80" w:history="1">
        <w:r w:rsidRPr="006F37A8">
          <w:rPr>
            <w:rStyle w:val="Hyperlink"/>
            <w:noProof/>
            <w:lang w:bidi="hi-IN"/>
          </w:rPr>
          <w:t>5.1.1</w:t>
        </w:r>
        <w:r>
          <w:rPr>
            <w:rFonts w:asciiTheme="minorHAnsi" w:eastAsiaTheme="minorEastAsia" w:hAnsiTheme="minorHAnsi" w:cstheme="minorBidi"/>
            <w:noProof/>
            <w:sz w:val="22"/>
            <w:szCs w:val="22"/>
            <w:lang w:eastAsia="de-DE"/>
          </w:rPr>
          <w:tab/>
        </w:r>
        <w:r w:rsidRPr="006F37A8">
          <w:rPr>
            <w:rStyle w:val="Hyperlink"/>
            <w:noProof/>
            <w:lang w:bidi="hi-IN"/>
          </w:rPr>
          <w:t>Filter anlegen</w:t>
        </w:r>
        <w:r>
          <w:rPr>
            <w:noProof/>
            <w:webHidden/>
          </w:rPr>
          <w:tab/>
        </w:r>
        <w:r>
          <w:rPr>
            <w:noProof/>
            <w:webHidden/>
          </w:rPr>
          <w:fldChar w:fldCharType="begin"/>
        </w:r>
        <w:r>
          <w:rPr>
            <w:noProof/>
            <w:webHidden/>
          </w:rPr>
          <w:instrText xml:space="preserve"> PAGEREF _Toc473201280 \h </w:instrText>
        </w:r>
        <w:r>
          <w:rPr>
            <w:noProof/>
            <w:webHidden/>
          </w:rPr>
        </w:r>
        <w:r>
          <w:rPr>
            <w:noProof/>
            <w:webHidden/>
          </w:rPr>
          <w:fldChar w:fldCharType="separate"/>
        </w:r>
        <w:r>
          <w:rPr>
            <w:noProof/>
            <w:webHidden/>
          </w:rPr>
          <w:t>30</w:t>
        </w:r>
        <w:r>
          <w:rPr>
            <w:noProof/>
            <w:webHidden/>
          </w:rPr>
          <w:fldChar w:fldCharType="end"/>
        </w:r>
      </w:hyperlink>
    </w:p>
    <w:p w14:paraId="071D2F25"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81" w:history="1">
        <w:r w:rsidRPr="006F37A8">
          <w:rPr>
            <w:rStyle w:val="Hyperlink"/>
            <w:noProof/>
            <w:lang w:bidi="hi-IN"/>
          </w:rPr>
          <w:t>5.1.2</w:t>
        </w:r>
        <w:r>
          <w:rPr>
            <w:rFonts w:asciiTheme="minorHAnsi" w:eastAsiaTheme="minorEastAsia" w:hAnsiTheme="minorHAnsi" w:cstheme="minorBidi"/>
            <w:noProof/>
            <w:sz w:val="22"/>
            <w:szCs w:val="22"/>
            <w:lang w:eastAsia="de-DE"/>
          </w:rPr>
          <w:tab/>
        </w:r>
        <w:r w:rsidRPr="006F37A8">
          <w:rPr>
            <w:rStyle w:val="Hyperlink"/>
            <w:noProof/>
            <w:lang w:bidi="hi-IN"/>
          </w:rPr>
          <w:t>Filter modifizieren</w:t>
        </w:r>
        <w:r>
          <w:rPr>
            <w:noProof/>
            <w:webHidden/>
          </w:rPr>
          <w:tab/>
        </w:r>
        <w:r>
          <w:rPr>
            <w:noProof/>
            <w:webHidden/>
          </w:rPr>
          <w:fldChar w:fldCharType="begin"/>
        </w:r>
        <w:r>
          <w:rPr>
            <w:noProof/>
            <w:webHidden/>
          </w:rPr>
          <w:instrText xml:space="preserve"> PAGEREF _Toc473201281 \h </w:instrText>
        </w:r>
        <w:r>
          <w:rPr>
            <w:noProof/>
            <w:webHidden/>
          </w:rPr>
        </w:r>
        <w:r>
          <w:rPr>
            <w:noProof/>
            <w:webHidden/>
          </w:rPr>
          <w:fldChar w:fldCharType="separate"/>
        </w:r>
        <w:r>
          <w:rPr>
            <w:noProof/>
            <w:webHidden/>
          </w:rPr>
          <w:t>30</w:t>
        </w:r>
        <w:r>
          <w:rPr>
            <w:noProof/>
            <w:webHidden/>
          </w:rPr>
          <w:fldChar w:fldCharType="end"/>
        </w:r>
      </w:hyperlink>
    </w:p>
    <w:p w14:paraId="05A65A3D"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82" w:history="1">
        <w:r w:rsidRPr="006F37A8">
          <w:rPr>
            <w:rStyle w:val="Hyperlink"/>
            <w:noProof/>
            <w:lang w:bidi="hi-IN"/>
          </w:rPr>
          <w:t>5.1.3</w:t>
        </w:r>
        <w:r>
          <w:rPr>
            <w:rFonts w:asciiTheme="minorHAnsi" w:eastAsiaTheme="minorEastAsia" w:hAnsiTheme="minorHAnsi" w:cstheme="minorBidi"/>
            <w:noProof/>
            <w:sz w:val="22"/>
            <w:szCs w:val="22"/>
            <w:lang w:eastAsia="de-DE"/>
          </w:rPr>
          <w:tab/>
        </w:r>
        <w:r w:rsidRPr="006F37A8">
          <w:rPr>
            <w:rStyle w:val="Hyperlink"/>
            <w:noProof/>
            <w:lang w:bidi="hi-IN"/>
          </w:rPr>
          <w:t>Vorgefertigte Filter</w:t>
        </w:r>
        <w:r>
          <w:rPr>
            <w:noProof/>
            <w:webHidden/>
          </w:rPr>
          <w:tab/>
        </w:r>
        <w:r>
          <w:rPr>
            <w:noProof/>
            <w:webHidden/>
          </w:rPr>
          <w:fldChar w:fldCharType="begin"/>
        </w:r>
        <w:r>
          <w:rPr>
            <w:noProof/>
            <w:webHidden/>
          </w:rPr>
          <w:instrText xml:space="preserve"> PAGEREF _Toc473201282 \h </w:instrText>
        </w:r>
        <w:r>
          <w:rPr>
            <w:noProof/>
            <w:webHidden/>
          </w:rPr>
        </w:r>
        <w:r>
          <w:rPr>
            <w:noProof/>
            <w:webHidden/>
          </w:rPr>
          <w:fldChar w:fldCharType="separate"/>
        </w:r>
        <w:r>
          <w:rPr>
            <w:noProof/>
            <w:webHidden/>
          </w:rPr>
          <w:t>31</w:t>
        </w:r>
        <w:r>
          <w:rPr>
            <w:noProof/>
            <w:webHidden/>
          </w:rPr>
          <w:fldChar w:fldCharType="end"/>
        </w:r>
      </w:hyperlink>
    </w:p>
    <w:p w14:paraId="59E087B0"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83" w:history="1">
        <w:r w:rsidRPr="006F37A8">
          <w:rPr>
            <w:rStyle w:val="Hyperlink"/>
            <w:noProof/>
            <w:lang w:bidi="hi-IN"/>
          </w:rPr>
          <w:t>5.1.4</w:t>
        </w:r>
        <w:r>
          <w:rPr>
            <w:rFonts w:asciiTheme="minorHAnsi" w:eastAsiaTheme="minorEastAsia" w:hAnsiTheme="minorHAnsi" w:cstheme="minorBidi"/>
            <w:noProof/>
            <w:sz w:val="22"/>
            <w:szCs w:val="22"/>
            <w:lang w:eastAsia="de-DE"/>
          </w:rPr>
          <w:tab/>
        </w:r>
        <w:r w:rsidRPr="006F37A8">
          <w:rPr>
            <w:rStyle w:val="Hyperlink"/>
            <w:noProof/>
            <w:lang w:bidi="hi-IN"/>
          </w:rPr>
          <w:t>Filter löschen</w:t>
        </w:r>
        <w:r>
          <w:rPr>
            <w:noProof/>
            <w:webHidden/>
          </w:rPr>
          <w:tab/>
        </w:r>
        <w:r>
          <w:rPr>
            <w:noProof/>
            <w:webHidden/>
          </w:rPr>
          <w:fldChar w:fldCharType="begin"/>
        </w:r>
        <w:r>
          <w:rPr>
            <w:noProof/>
            <w:webHidden/>
          </w:rPr>
          <w:instrText xml:space="preserve"> PAGEREF _Toc473201283 \h </w:instrText>
        </w:r>
        <w:r>
          <w:rPr>
            <w:noProof/>
            <w:webHidden/>
          </w:rPr>
        </w:r>
        <w:r>
          <w:rPr>
            <w:noProof/>
            <w:webHidden/>
          </w:rPr>
          <w:fldChar w:fldCharType="separate"/>
        </w:r>
        <w:r>
          <w:rPr>
            <w:noProof/>
            <w:webHidden/>
          </w:rPr>
          <w:t>31</w:t>
        </w:r>
        <w:r>
          <w:rPr>
            <w:noProof/>
            <w:webHidden/>
          </w:rPr>
          <w:fldChar w:fldCharType="end"/>
        </w:r>
      </w:hyperlink>
    </w:p>
    <w:p w14:paraId="15C24741"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84" w:history="1">
        <w:r w:rsidRPr="006F37A8">
          <w:rPr>
            <w:rStyle w:val="Hyperlink"/>
            <w:noProof/>
            <w:lang w:bidi="hi-IN"/>
          </w:rPr>
          <w:t>5.1.5</w:t>
        </w:r>
        <w:r>
          <w:rPr>
            <w:rFonts w:asciiTheme="minorHAnsi" w:eastAsiaTheme="minorEastAsia" w:hAnsiTheme="minorHAnsi" w:cstheme="minorBidi"/>
            <w:noProof/>
            <w:sz w:val="22"/>
            <w:szCs w:val="22"/>
            <w:lang w:eastAsia="de-DE"/>
          </w:rPr>
          <w:tab/>
        </w:r>
        <w:r w:rsidRPr="006F37A8">
          <w:rPr>
            <w:rStyle w:val="Hyperlink"/>
            <w:noProof/>
            <w:lang w:bidi="hi-IN"/>
          </w:rPr>
          <w:t>Filter bei Sprechern</w:t>
        </w:r>
        <w:r>
          <w:rPr>
            <w:noProof/>
            <w:webHidden/>
          </w:rPr>
          <w:tab/>
        </w:r>
        <w:r>
          <w:rPr>
            <w:noProof/>
            <w:webHidden/>
          </w:rPr>
          <w:fldChar w:fldCharType="begin"/>
        </w:r>
        <w:r>
          <w:rPr>
            <w:noProof/>
            <w:webHidden/>
          </w:rPr>
          <w:instrText xml:space="preserve"> PAGEREF _Toc473201284 \h </w:instrText>
        </w:r>
        <w:r>
          <w:rPr>
            <w:noProof/>
            <w:webHidden/>
          </w:rPr>
        </w:r>
        <w:r>
          <w:rPr>
            <w:noProof/>
            <w:webHidden/>
          </w:rPr>
          <w:fldChar w:fldCharType="separate"/>
        </w:r>
        <w:r>
          <w:rPr>
            <w:noProof/>
            <w:webHidden/>
          </w:rPr>
          <w:t>31</w:t>
        </w:r>
        <w:r>
          <w:rPr>
            <w:noProof/>
            <w:webHidden/>
          </w:rPr>
          <w:fldChar w:fldCharType="end"/>
        </w:r>
      </w:hyperlink>
    </w:p>
    <w:p w14:paraId="593433B2"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85" w:history="1">
        <w:r w:rsidRPr="006F37A8">
          <w:rPr>
            <w:rStyle w:val="Hyperlink"/>
            <w:rFonts w:ascii="Times New Roman" w:hAnsi="Times New Roman"/>
            <w:noProof/>
          </w:rPr>
          <w:t>5.2</w:t>
        </w:r>
        <w:r>
          <w:rPr>
            <w:rFonts w:asciiTheme="minorHAnsi" w:eastAsiaTheme="minorEastAsia" w:hAnsiTheme="minorHAnsi" w:cstheme="minorBidi"/>
            <w:noProof/>
            <w:szCs w:val="22"/>
          </w:rPr>
          <w:tab/>
        </w:r>
        <w:r w:rsidRPr="006F37A8">
          <w:rPr>
            <w:rStyle w:val="Hyperlink"/>
            <w:rFonts w:ascii="Times New Roman" w:hAnsi="Times New Roman"/>
            <w:noProof/>
          </w:rPr>
          <w:t>Suchen</w:t>
        </w:r>
        <w:r>
          <w:rPr>
            <w:noProof/>
            <w:webHidden/>
          </w:rPr>
          <w:tab/>
        </w:r>
        <w:r>
          <w:rPr>
            <w:noProof/>
            <w:webHidden/>
          </w:rPr>
          <w:fldChar w:fldCharType="begin"/>
        </w:r>
        <w:r>
          <w:rPr>
            <w:noProof/>
            <w:webHidden/>
          </w:rPr>
          <w:instrText xml:space="preserve"> PAGEREF _Toc473201285 \h </w:instrText>
        </w:r>
        <w:r>
          <w:rPr>
            <w:noProof/>
            <w:webHidden/>
          </w:rPr>
        </w:r>
        <w:r>
          <w:rPr>
            <w:noProof/>
            <w:webHidden/>
          </w:rPr>
          <w:fldChar w:fldCharType="separate"/>
        </w:r>
        <w:r>
          <w:rPr>
            <w:noProof/>
            <w:webHidden/>
          </w:rPr>
          <w:t>31</w:t>
        </w:r>
        <w:r>
          <w:rPr>
            <w:noProof/>
            <w:webHidden/>
          </w:rPr>
          <w:fldChar w:fldCharType="end"/>
        </w:r>
      </w:hyperlink>
    </w:p>
    <w:p w14:paraId="42B01E83"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86" w:history="1">
        <w:r w:rsidRPr="006F37A8">
          <w:rPr>
            <w:rStyle w:val="Hyperlink"/>
            <w:rFonts w:ascii="Times New Roman" w:hAnsi="Times New Roman"/>
            <w:noProof/>
          </w:rPr>
          <w:t>5.3</w:t>
        </w:r>
        <w:r>
          <w:rPr>
            <w:rFonts w:asciiTheme="minorHAnsi" w:eastAsiaTheme="minorEastAsia" w:hAnsiTheme="minorHAnsi" w:cstheme="minorBidi"/>
            <w:noProof/>
            <w:szCs w:val="22"/>
          </w:rPr>
          <w:tab/>
        </w:r>
        <w:r w:rsidRPr="006F37A8">
          <w:rPr>
            <w:rStyle w:val="Hyperlink"/>
            <w:rFonts w:ascii="Times New Roman" w:hAnsi="Times New Roman"/>
            <w:noProof/>
          </w:rPr>
          <w:t>In Transkriptionen suchen</w:t>
        </w:r>
        <w:r>
          <w:rPr>
            <w:noProof/>
            <w:webHidden/>
          </w:rPr>
          <w:tab/>
        </w:r>
        <w:r>
          <w:rPr>
            <w:noProof/>
            <w:webHidden/>
          </w:rPr>
          <w:fldChar w:fldCharType="begin"/>
        </w:r>
        <w:r>
          <w:rPr>
            <w:noProof/>
            <w:webHidden/>
          </w:rPr>
          <w:instrText xml:space="preserve"> PAGEREF _Toc473201286 \h </w:instrText>
        </w:r>
        <w:r>
          <w:rPr>
            <w:noProof/>
            <w:webHidden/>
          </w:rPr>
        </w:r>
        <w:r>
          <w:rPr>
            <w:noProof/>
            <w:webHidden/>
          </w:rPr>
          <w:fldChar w:fldCharType="separate"/>
        </w:r>
        <w:r>
          <w:rPr>
            <w:noProof/>
            <w:webHidden/>
          </w:rPr>
          <w:t>31</w:t>
        </w:r>
        <w:r>
          <w:rPr>
            <w:noProof/>
            <w:webHidden/>
          </w:rPr>
          <w:fldChar w:fldCharType="end"/>
        </w:r>
      </w:hyperlink>
    </w:p>
    <w:p w14:paraId="798F622D"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87" w:history="1">
        <w:r w:rsidRPr="006F37A8">
          <w:rPr>
            <w:rStyle w:val="Hyperlink"/>
            <w:rFonts w:ascii="Times New Roman" w:hAnsi="Times New Roman"/>
            <w:noProof/>
          </w:rPr>
          <w:t>5.4</w:t>
        </w:r>
        <w:r>
          <w:rPr>
            <w:rFonts w:asciiTheme="minorHAnsi" w:eastAsiaTheme="minorEastAsia" w:hAnsiTheme="minorHAnsi" w:cstheme="minorBidi"/>
            <w:noProof/>
            <w:szCs w:val="22"/>
          </w:rPr>
          <w:tab/>
        </w:r>
        <w:r w:rsidRPr="006F37A8">
          <w:rPr>
            <w:rStyle w:val="Hyperlink"/>
            <w:rFonts w:ascii="Times New Roman" w:hAnsi="Times New Roman"/>
            <w:noProof/>
          </w:rPr>
          <w:t>Drucken der Metadatenansicht</w:t>
        </w:r>
        <w:r>
          <w:rPr>
            <w:noProof/>
            <w:webHidden/>
          </w:rPr>
          <w:tab/>
        </w:r>
        <w:r>
          <w:rPr>
            <w:noProof/>
            <w:webHidden/>
          </w:rPr>
          <w:fldChar w:fldCharType="begin"/>
        </w:r>
        <w:r>
          <w:rPr>
            <w:noProof/>
            <w:webHidden/>
          </w:rPr>
          <w:instrText xml:space="preserve"> PAGEREF _Toc473201287 \h </w:instrText>
        </w:r>
        <w:r>
          <w:rPr>
            <w:noProof/>
            <w:webHidden/>
          </w:rPr>
        </w:r>
        <w:r>
          <w:rPr>
            <w:noProof/>
            <w:webHidden/>
          </w:rPr>
          <w:fldChar w:fldCharType="separate"/>
        </w:r>
        <w:r>
          <w:rPr>
            <w:noProof/>
            <w:webHidden/>
          </w:rPr>
          <w:t>32</w:t>
        </w:r>
        <w:r>
          <w:rPr>
            <w:noProof/>
            <w:webHidden/>
          </w:rPr>
          <w:fldChar w:fldCharType="end"/>
        </w:r>
      </w:hyperlink>
    </w:p>
    <w:p w14:paraId="0CB64958"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88" w:history="1">
        <w:r w:rsidRPr="006F37A8">
          <w:rPr>
            <w:rStyle w:val="Hyperlink"/>
            <w:rFonts w:ascii="Times New Roman" w:hAnsi="Times New Roman"/>
            <w:noProof/>
          </w:rPr>
          <w:t>5.5</w:t>
        </w:r>
        <w:r>
          <w:rPr>
            <w:rFonts w:asciiTheme="minorHAnsi" w:eastAsiaTheme="minorEastAsia" w:hAnsiTheme="minorHAnsi" w:cstheme="minorBidi"/>
            <w:noProof/>
            <w:szCs w:val="22"/>
          </w:rPr>
          <w:tab/>
        </w:r>
        <w:r w:rsidRPr="006F37A8">
          <w:rPr>
            <w:rStyle w:val="Hyperlink"/>
            <w:rFonts w:ascii="Times New Roman" w:hAnsi="Times New Roman"/>
            <w:noProof/>
          </w:rPr>
          <w:t>Korpusstatistik erstellen</w:t>
        </w:r>
        <w:r>
          <w:rPr>
            <w:noProof/>
            <w:webHidden/>
          </w:rPr>
          <w:tab/>
        </w:r>
        <w:r>
          <w:rPr>
            <w:noProof/>
            <w:webHidden/>
          </w:rPr>
          <w:fldChar w:fldCharType="begin"/>
        </w:r>
        <w:r>
          <w:rPr>
            <w:noProof/>
            <w:webHidden/>
          </w:rPr>
          <w:instrText xml:space="preserve"> PAGEREF _Toc473201288 \h </w:instrText>
        </w:r>
        <w:r>
          <w:rPr>
            <w:noProof/>
            <w:webHidden/>
          </w:rPr>
        </w:r>
        <w:r>
          <w:rPr>
            <w:noProof/>
            <w:webHidden/>
          </w:rPr>
          <w:fldChar w:fldCharType="separate"/>
        </w:r>
        <w:r>
          <w:rPr>
            <w:noProof/>
            <w:webHidden/>
          </w:rPr>
          <w:t>32</w:t>
        </w:r>
        <w:r>
          <w:rPr>
            <w:noProof/>
            <w:webHidden/>
          </w:rPr>
          <w:fldChar w:fldCharType="end"/>
        </w:r>
      </w:hyperlink>
    </w:p>
    <w:p w14:paraId="48286526"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89" w:history="1">
        <w:r w:rsidRPr="006F37A8">
          <w:rPr>
            <w:rStyle w:val="Hyperlink"/>
            <w:rFonts w:ascii="Times New Roman" w:hAnsi="Times New Roman"/>
            <w:noProof/>
          </w:rPr>
          <w:t>5.6</w:t>
        </w:r>
        <w:r>
          <w:rPr>
            <w:rFonts w:asciiTheme="minorHAnsi" w:eastAsiaTheme="minorEastAsia" w:hAnsiTheme="minorHAnsi" w:cstheme="minorBidi"/>
            <w:noProof/>
            <w:szCs w:val="22"/>
          </w:rPr>
          <w:tab/>
        </w:r>
        <w:r w:rsidRPr="006F37A8">
          <w:rPr>
            <w:rStyle w:val="Hyperlink"/>
            <w:rFonts w:ascii="Times New Roman" w:hAnsi="Times New Roman"/>
            <w:noProof/>
          </w:rPr>
          <w:t>Wortliste erstellen</w:t>
        </w:r>
        <w:r>
          <w:rPr>
            <w:noProof/>
            <w:webHidden/>
          </w:rPr>
          <w:tab/>
        </w:r>
        <w:r>
          <w:rPr>
            <w:noProof/>
            <w:webHidden/>
          </w:rPr>
          <w:fldChar w:fldCharType="begin"/>
        </w:r>
        <w:r>
          <w:rPr>
            <w:noProof/>
            <w:webHidden/>
          </w:rPr>
          <w:instrText xml:space="preserve"> PAGEREF _Toc473201289 \h </w:instrText>
        </w:r>
        <w:r>
          <w:rPr>
            <w:noProof/>
            <w:webHidden/>
          </w:rPr>
        </w:r>
        <w:r>
          <w:rPr>
            <w:noProof/>
            <w:webHidden/>
          </w:rPr>
          <w:fldChar w:fldCharType="separate"/>
        </w:r>
        <w:r>
          <w:rPr>
            <w:noProof/>
            <w:webHidden/>
          </w:rPr>
          <w:t>33</w:t>
        </w:r>
        <w:r>
          <w:rPr>
            <w:noProof/>
            <w:webHidden/>
          </w:rPr>
          <w:fldChar w:fldCharType="end"/>
        </w:r>
      </w:hyperlink>
    </w:p>
    <w:p w14:paraId="50BD34C7"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90" w:history="1">
        <w:r w:rsidRPr="006F37A8">
          <w:rPr>
            <w:rStyle w:val="Hyperlink"/>
            <w:rFonts w:ascii="Times New Roman" w:hAnsi="Times New Roman"/>
            <w:noProof/>
          </w:rPr>
          <w:t>5.7</w:t>
        </w:r>
        <w:r>
          <w:rPr>
            <w:rFonts w:asciiTheme="minorHAnsi" w:eastAsiaTheme="minorEastAsia" w:hAnsiTheme="minorHAnsi" w:cstheme="minorBidi"/>
            <w:noProof/>
            <w:szCs w:val="22"/>
          </w:rPr>
          <w:tab/>
        </w:r>
        <w:r w:rsidRPr="006F37A8">
          <w:rPr>
            <w:rStyle w:val="Hyperlink"/>
            <w:rFonts w:ascii="Times New Roman" w:hAnsi="Times New Roman"/>
            <w:noProof/>
          </w:rPr>
          <w:t>Wortliste für ausgewählte Sprecher erstellen</w:t>
        </w:r>
        <w:r>
          <w:rPr>
            <w:noProof/>
            <w:webHidden/>
          </w:rPr>
          <w:tab/>
        </w:r>
        <w:r>
          <w:rPr>
            <w:noProof/>
            <w:webHidden/>
          </w:rPr>
          <w:fldChar w:fldCharType="begin"/>
        </w:r>
        <w:r>
          <w:rPr>
            <w:noProof/>
            <w:webHidden/>
          </w:rPr>
          <w:instrText xml:space="preserve"> PAGEREF _Toc473201290 \h </w:instrText>
        </w:r>
        <w:r>
          <w:rPr>
            <w:noProof/>
            <w:webHidden/>
          </w:rPr>
        </w:r>
        <w:r>
          <w:rPr>
            <w:noProof/>
            <w:webHidden/>
          </w:rPr>
          <w:fldChar w:fldCharType="separate"/>
        </w:r>
        <w:r>
          <w:rPr>
            <w:noProof/>
            <w:webHidden/>
          </w:rPr>
          <w:t>34</w:t>
        </w:r>
        <w:r>
          <w:rPr>
            <w:noProof/>
            <w:webHidden/>
          </w:rPr>
          <w:fldChar w:fldCharType="end"/>
        </w:r>
      </w:hyperlink>
    </w:p>
    <w:p w14:paraId="059E8532"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91" w:history="1">
        <w:r w:rsidRPr="006F37A8">
          <w:rPr>
            <w:rStyle w:val="Hyperlink"/>
            <w:rFonts w:ascii="Times New Roman" w:hAnsi="Times New Roman"/>
            <w:noProof/>
          </w:rPr>
          <w:t>5.8</w:t>
        </w:r>
        <w:r>
          <w:rPr>
            <w:rFonts w:asciiTheme="minorHAnsi" w:eastAsiaTheme="minorEastAsia" w:hAnsiTheme="minorHAnsi" w:cstheme="minorBidi"/>
            <w:noProof/>
            <w:szCs w:val="22"/>
          </w:rPr>
          <w:tab/>
        </w:r>
        <w:r w:rsidRPr="006F37A8">
          <w:rPr>
            <w:rStyle w:val="Hyperlink"/>
            <w:rFonts w:ascii="Times New Roman" w:hAnsi="Times New Roman"/>
            <w:noProof/>
          </w:rPr>
          <w:t>Ausgabe als html-Datei</w:t>
        </w:r>
        <w:r>
          <w:rPr>
            <w:noProof/>
            <w:webHidden/>
          </w:rPr>
          <w:tab/>
        </w:r>
        <w:r>
          <w:rPr>
            <w:noProof/>
            <w:webHidden/>
          </w:rPr>
          <w:fldChar w:fldCharType="begin"/>
        </w:r>
        <w:r>
          <w:rPr>
            <w:noProof/>
            <w:webHidden/>
          </w:rPr>
          <w:instrText xml:space="preserve"> PAGEREF _Toc473201291 \h </w:instrText>
        </w:r>
        <w:r>
          <w:rPr>
            <w:noProof/>
            <w:webHidden/>
          </w:rPr>
        </w:r>
        <w:r>
          <w:rPr>
            <w:noProof/>
            <w:webHidden/>
          </w:rPr>
          <w:fldChar w:fldCharType="separate"/>
        </w:r>
        <w:r>
          <w:rPr>
            <w:noProof/>
            <w:webHidden/>
          </w:rPr>
          <w:t>34</w:t>
        </w:r>
        <w:r>
          <w:rPr>
            <w:noProof/>
            <w:webHidden/>
          </w:rPr>
          <w:fldChar w:fldCharType="end"/>
        </w:r>
      </w:hyperlink>
    </w:p>
    <w:p w14:paraId="2D688CE8"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92" w:history="1">
        <w:r w:rsidRPr="006F37A8">
          <w:rPr>
            <w:rStyle w:val="Hyperlink"/>
            <w:rFonts w:ascii="Times New Roman" w:hAnsi="Times New Roman"/>
            <w:noProof/>
          </w:rPr>
          <w:t>5.9</w:t>
        </w:r>
        <w:r>
          <w:rPr>
            <w:rFonts w:asciiTheme="minorHAnsi" w:eastAsiaTheme="minorEastAsia" w:hAnsiTheme="minorHAnsi" w:cstheme="minorBidi"/>
            <w:noProof/>
            <w:szCs w:val="22"/>
          </w:rPr>
          <w:tab/>
        </w:r>
        <w:r w:rsidRPr="006F37A8">
          <w:rPr>
            <w:rStyle w:val="Hyperlink"/>
            <w:rFonts w:ascii="Times New Roman" w:hAnsi="Times New Roman"/>
            <w:noProof/>
          </w:rPr>
          <w:t>Korpus-Korb</w:t>
        </w:r>
        <w:r>
          <w:rPr>
            <w:noProof/>
            <w:webHidden/>
          </w:rPr>
          <w:tab/>
        </w:r>
        <w:r>
          <w:rPr>
            <w:noProof/>
            <w:webHidden/>
          </w:rPr>
          <w:fldChar w:fldCharType="begin"/>
        </w:r>
        <w:r>
          <w:rPr>
            <w:noProof/>
            <w:webHidden/>
          </w:rPr>
          <w:instrText xml:space="preserve"> PAGEREF _Toc473201292 \h </w:instrText>
        </w:r>
        <w:r>
          <w:rPr>
            <w:noProof/>
            <w:webHidden/>
          </w:rPr>
        </w:r>
        <w:r>
          <w:rPr>
            <w:noProof/>
            <w:webHidden/>
          </w:rPr>
          <w:fldChar w:fldCharType="separate"/>
        </w:r>
        <w:r>
          <w:rPr>
            <w:noProof/>
            <w:webHidden/>
          </w:rPr>
          <w:t>35</w:t>
        </w:r>
        <w:r>
          <w:rPr>
            <w:noProof/>
            <w:webHidden/>
          </w:rPr>
          <w:fldChar w:fldCharType="end"/>
        </w:r>
      </w:hyperlink>
    </w:p>
    <w:p w14:paraId="1EF26D89"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93" w:history="1">
        <w:r w:rsidRPr="006F37A8">
          <w:rPr>
            <w:rStyle w:val="Hyperlink"/>
            <w:noProof/>
            <w:lang w:bidi="hi-IN"/>
          </w:rPr>
          <w:t>5.9.1</w:t>
        </w:r>
        <w:r>
          <w:rPr>
            <w:rFonts w:asciiTheme="minorHAnsi" w:eastAsiaTheme="minorEastAsia" w:hAnsiTheme="minorHAnsi" w:cstheme="minorBidi"/>
            <w:noProof/>
            <w:sz w:val="22"/>
            <w:szCs w:val="22"/>
            <w:lang w:eastAsia="de-DE"/>
          </w:rPr>
          <w:tab/>
        </w:r>
        <w:r w:rsidRPr="006F37A8">
          <w:rPr>
            <w:rStyle w:val="Hyperlink"/>
            <w:noProof/>
            <w:lang w:bidi="hi-IN"/>
          </w:rPr>
          <w:t>Verwalten des Korbes</w:t>
        </w:r>
        <w:r>
          <w:rPr>
            <w:noProof/>
            <w:webHidden/>
          </w:rPr>
          <w:tab/>
        </w:r>
        <w:r>
          <w:rPr>
            <w:noProof/>
            <w:webHidden/>
          </w:rPr>
          <w:fldChar w:fldCharType="begin"/>
        </w:r>
        <w:r>
          <w:rPr>
            <w:noProof/>
            <w:webHidden/>
          </w:rPr>
          <w:instrText xml:space="preserve"> PAGEREF _Toc473201293 \h </w:instrText>
        </w:r>
        <w:r>
          <w:rPr>
            <w:noProof/>
            <w:webHidden/>
          </w:rPr>
        </w:r>
        <w:r>
          <w:rPr>
            <w:noProof/>
            <w:webHidden/>
          </w:rPr>
          <w:fldChar w:fldCharType="separate"/>
        </w:r>
        <w:r>
          <w:rPr>
            <w:noProof/>
            <w:webHidden/>
          </w:rPr>
          <w:t>35</w:t>
        </w:r>
        <w:r>
          <w:rPr>
            <w:noProof/>
            <w:webHidden/>
          </w:rPr>
          <w:fldChar w:fldCharType="end"/>
        </w:r>
      </w:hyperlink>
    </w:p>
    <w:p w14:paraId="5560DEA9"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94" w:history="1">
        <w:r w:rsidRPr="006F37A8">
          <w:rPr>
            <w:rStyle w:val="Hyperlink"/>
            <w:rFonts w:ascii="Times New Roman" w:hAnsi="Times New Roman"/>
            <w:noProof/>
          </w:rPr>
          <w:t>5.10</w:t>
        </w:r>
        <w:r>
          <w:rPr>
            <w:rFonts w:asciiTheme="minorHAnsi" w:eastAsiaTheme="minorEastAsia" w:hAnsiTheme="minorHAnsi" w:cstheme="minorBidi"/>
            <w:noProof/>
            <w:szCs w:val="22"/>
          </w:rPr>
          <w:tab/>
        </w:r>
        <w:r w:rsidRPr="006F37A8">
          <w:rPr>
            <w:rStyle w:val="Hyperlink"/>
            <w:rFonts w:ascii="Times New Roman" w:hAnsi="Times New Roman"/>
            <w:noProof/>
          </w:rPr>
          <w:t>TreeTagger</w:t>
        </w:r>
        <w:r>
          <w:rPr>
            <w:noProof/>
            <w:webHidden/>
          </w:rPr>
          <w:tab/>
        </w:r>
        <w:r>
          <w:rPr>
            <w:noProof/>
            <w:webHidden/>
          </w:rPr>
          <w:fldChar w:fldCharType="begin"/>
        </w:r>
        <w:r>
          <w:rPr>
            <w:noProof/>
            <w:webHidden/>
          </w:rPr>
          <w:instrText xml:space="preserve"> PAGEREF _Toc473201294 \h </w:instrText>
        </w:r>
        <w:r>
          <w:rPr>
            <w:noProof/>
            <w:webHidden/>
          </w:rPr>
        </w:r>
        <w:r>
          <w:rPr>
            <w:noProof/>
            <w:webHidden/>
          </w:rPr>
          <w:fldChar w:fldCharType="separate"/>
        </w:r>
        <w:r>
          <w:rPr>
            <w:noProof/>
            <w:webHidden/>
          </w:rPr>
          <w:t>35</w:t>
        </w:r>
        <w:r>
          <w:rPr>
            <w:noProof/>
            <w:webHidden/>
          </w:rPr>
          <w:fldChar w:fldCharType="end"/>
        </w:r>
      </w:hyperlink>
    </w:p>
    <w:p w14:paraId="004AD496"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295" w:history="1">
        <w:r w:rsidRPr="006F37A8">
          <w:rPr>
            <w:rStyle w:val="Hyperlink"/>
            <w:noProof/>
            <w:lang w:val="en-US" w:eastAsia="en-US"/>
            <w14:scene3d>
              <w14:camera w14:prst="orthographicFront"/>
              <w14:lightRig w14:rig="threePt" w14:dir="t">
                <w14:rot w14:lat="0" w14:lon="0" w14:rev="0"/>
              </w14:lightRig>
            </w14:scene3d>
          </w:rPr>
          <w:t>6</w:t>
        </w:r>
        <w:r>
          <w:rPr>
            <w:rFonts w:asciiTheme="minorHAnsi" w:eastAsiaTheme="minorEastAsia" w:hAnsiTheme="minorHAnsi" w:cstheme="minorBidi"/>
            <w:b w:val="0"/>
            <w:noProof/>
            <w:sz w:val="22"/>
            <w:szCs w:val="22"/>
            <w:lang w:val="de-DE"/>
          </w:rPr>
          <w:tab/>
        </w:r>
        <w:r w:rsidRPr="006F37A8">
          <w:rPr>
            <w:rStyle w:val="Hyperlink"/>
            <w:noProof/>
            <w:lang w:val="en-US" w:eastAsia="en-US"/>
          </w:rPr>
          <w:t>WARTUNG</w:t>
        </w:r>
        <w:r>
          <w:rPr>
            <w:noProof/>
            <w:webHidden/>
          </w:rPr>
          <w:tab/>
        </w:r>
        <w:r>
          <w:rPr>
            <w:noProof/>
            <w:webHidden/>
          </w:rPr>
          <w:fldChar w:fldCharType="begin"/>
        </w:r>
        <w:r>
          <w:rPr>
            <w:noProof/>
            <w:webHidden/>
          </w:rPr>
          <w:instrText xml:space="preserve"> PAGEREF _Toc473201295 \h </w:instrText>
        </w:r>
        <w:r>
          <w:rPr>
            <w:noProof/>
            <w:webHidden/>
          </w:rPr>
        </w:r>
        <w:r>
          <w:rPr>
            <w:noProof/>
            <w:webHidden/>
          </w:rPr>
          <w:fldChar w:fldCharType="separate"/>
        </w:r>
        <w:r>
          <w:rPr>
            <w:noProof/>
            <w:webHidden/>
          </w:rPr>
          <w:t>37</w:t>
        </w:r>
        <w:r>
          <w:rPr>
            <w:noProof/>
            <w:webHidden/>
          </w:rPr>
          <w:fldChar w:fldCharType="end"/>
        </w:r>
      </w:hyperlink>
    </w:p>
    <w:p w14:paraId="51CA3424"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296" w:history="1">
        <w:r w:rsidRPr="006F37A8">
          <w:rPr>
            <w:rStyle w:val="Hyperlink"/>
            <w:rFonts w:ascii="Times New Roman" w:hAnsi="Times New Roman"/>
            <w:noProof/>
          </w:rPr>
          <w:t>6.1</w:t>
        </w:r>
        <w:r>
          <w:rPr>
            <w:rFonts w:asciiTheme="minorHAnsi" w:eastAsiaTheme="minorEastAsia" w:hAnsiTheme="minorHAnsi" w:cstheme="minorBidi"/>
            <w:noProof/>
            <w:szCs w:val="22"/>
          </w:rPr>
          <w:tab/>
        </w:r>
        <w:r w:rsidRPr="006F37A8">
          <w:rPr>
            <w:rStyle w:val="Hyperlink"/>
            <w:rFonts w:ascii="Times New Roman" w:hAnsi="Times New Roman"/>
            <w:noProof/>
          </w:rPr>
          <w:t>Überprüfung verknüpfter Transkriptionen</w:t>
        </w:r>
        <w:r>
          <w:rPr>
            <w:noProof/>
            <w:webHidden/>
          </w:rPr>
          <w:tab/>
        </w:r>
        <w:r>
          <w:rPr>
            <w:noProof/>
            <w:webHidden/>
          </w:rPr>
          <w:fldChar w:fldCharType="begin"/>
        </w:r>
        <w:r>
          <w:rPr>
            <w:noProof/>
            <w:webHidden/>
          </w:rPr>
          <w:instrText xml:space="preserve"> PAGEREF _Toc473201296 \h </w:instrText>
        </w:r>
        <w:r>
          <w:rPr>
            <w:noProof/>
            <w:webHidden/>
          </w:rPr>
        </w:r>
        <w:r>
          <w:rPr>
            <w:noProof/>
            <w:webHidden/>
          </w:rPr>
          <w:fldChar w:fldCharType="separate"/>
        </w:r>
        <w:r>
          <w:rPr>
            <w:noProof/>
            <w:webHidden/>
          </w:rPr>
          <w:t>37</w:t>
        </w:r>
        <w:r>
          <w:rPr>
            <w:noProof/>
            <w:webHidden/>
          </w:rPr>
          <w:fldChar w:fldCharType="end"/>
        </w:r>
      </w:hyperlink>
    </w:p>
    <w:p w14:paraId="553F2504"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97" w:history="1">
        <w:r w:rsidRPr="006F37A8">
          <w:rPr>
            <w:rStyle w:val="Hyperlink"/>
            <w:noProof/>
            <w:lang w:bidi="hi-IN"/>
          </w:rPr>
          <w:t>6.1.1</w:t>
        </w:r>
        <w:r>
          <w:rPr>
            <w:rFonts w:asciiTheme="minorHAnsi" w:eastAsiaTheme="minorEastAsia" w:hAnsiTheme="minorHAnsi" w:cstheme="minorBidi"/>
            <w:noProof/>
            <w:sz w:val="22"/>
            <w:szCs w:val="22"/>
            <w:lang w:eastAsia="de-DE"/>
          </w:rPr>
          <w:tab/>
        </w:r>
        <w:r w:rsidRPr="006F37A8">
          <w:rPr>
            <w:rStyle w:val="Hyperlink"/>
            <w:noProof/>
            <w:lang w:bidi="hi-IN"/>
          </w:rPr>
          <w:t>Transkriptionen segmentieren</w:t>
        </w:r>
        <w:r>
          <w:rPr>
            <w:noProof/>
            <w:webHidden/>
          </w:rPr>
          <w:tab/>
        </w:r>
        <w:r>
          <w:rPr>
            <w:noProof/>
            <w:webHidden/>
          </w:rPr>
          <w:fldChar w:fldCharType="begin"/>
        </w:r>
        <w:r>
          <w:rPr>
            <w:noProof/>
            <w:webHidden/>
          </w:rPr>
          <w:instrText xml:space="preserve"> PAGEREF _Toc473201297 \h </w:instrText>
        </w:r>
        <w:r>
          <w:rPr>
            <w:noProof/>
            <w:webHidden/>
          </w:rPr>
        </w:r>
        <w:r>
          <w:rPr>
            <w:noProof/>
            <w:webHidden/>
          </w:rPr>
          <w:fldChar w:fldCharType="separate"/>
        </w:r>
        <w:r>
          <w:rPr>
            <w:noProof/>
            <w:webHidden/>
          </w:rPr>
          <w:t>37</w:t>
        </w:r>
        <w:r>
          <w:rPr>
            <w:noProof/>
            <w:webHidden/>
          </w:rPr>
          <w:fldChar w:fldCharType="end"/>
        </w:r>
      </w:hyperlink>
    </w:p>
    <w:p w14:paraId="727BEDCE"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98" w:history="1">
        <w:r w:rsidRPr="006F37A8">
          <w:rPr>
            <w:rStyle w:val="Hyperlink"/>
            <w:noProof/>
            <w:lang w:bidi="hi-IN"/>
          </w:rPr>
          <w:t>6.1.2</w:t>
        </w:r>
        <w:r>
          <w:rPr>
            <w:rFonts w:asciiTheme="minorHAnsi" w:eastAsiaTheme="minorEastAsia" w:hAnsiTheme="minorHAnsi" w:cstheme="minorBidi"/>
            <w:noProof/>
            <w:sz w:val="22"/>
            <w:szCs w:val="22"/>
            <w:lang w:eastAsia="de-DE"/>
          </w:rPr>
          <w:tab/>
        </w:r>
        <w:r w:rsidRPr="006F37A8">
          <w:rPr>
            <w:rStyle w:val="Hyperlink"/>
            <w:noProof/>
            <w:lang w:bidi="hi-IN"/>
          </w:rPr>
          <w:t>Auf Strukturfehler überprüfen</w:t>
        </w:r>
        <w:r>
          <w:rPr>
            <w:noProof/>
            <w:webHidden/>
          </w:rPr>
          <w:tab/>
        </w:r>
        <w:r>
          <w:rPr>
            <w:noProof/>
            <w:webHidden/>
          </w:rPr>
          <w:fldChar w:fldCharType="begin"/>
        </w:r>
        <w:r>
          <w:rPr>
            <w:noProof/>
            <w:webHidden/>
          </w:rPr>
          <w:instrText xml:space="preserve"> PAGEREF _Toc473201298 \h </w:instrText>
        </w:r>
        <w:r>
          <w:rPr>
            <w:noProof/>
            <w:webHidden/>
          </w:rPr>
        </w:r>
        <w:r>
          <w:rPr>
            <w:noProof/>
            <w:webHidden/>
          </w:rPr>
          <w:fldChar w:fldCharType="separate"/>
        </w:r>
        <w:r>
          <w:rPr>
            <w:noProof/>
            <w:webHidden/>
          </w:rPr>
          <w:t>37</w:t>
        </w:r>
        <w:r>
          <w:rPr>
            <w:noProof/>
            <w:webHidden/>
          </w:rPr>
          <w:fldChar w:fldCharType="end"/>
        </w:r>
      </w:hyperlink>
    </w:p>
    <w:p w14:paraId="175EF27F"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299" w:history="1">
        <w:r w:rsidRPr="006F37A8">
          <w:rPr>
            <w:rStyle w:val="Hyperlink"/>
            <w:noProof/>
            <w:lang w:bidi="hi-IN"/>
          </w:rPr>
          <w:t>6.1.3</w:t>
        </w:r>
        <w:r>
          <w:rPr>
            <w:noProof/>
            <w:webHidden/>
          </w:rPr>
          <w:tab/>
        </w:r>
        <w:r>
          <w:rPr>
            <w:noProof/>
            <w:webHidden/>
          </w:rPr>
          <w:fldChar w:fldCharType="begin"/>
        </w:r>
        <w:r>
          <w:rPr>
            <w:noProof/>
            <w:webHidden/>
          </w:rPr>
          <w:instrText xml:space="preserve"> PAGEREF _Toc473201299 \h </w:instrText>
        </w:r>
        <w:r>
          <w:rPr>
            <w:noProof/>
            <w:webHidden/>
          </w:rPr>
        </w:r>
        <w:r>
          <w:rPr>
            <w:noProof/>
            <w:webHidden/>
          </w:rPr>
          <w:fldChar w:fldCharType="separate"/>
        </w:r>
        <w:r>
          <w:rPr>
            <w:noProof/>
            <w:webHidden/>
          </w:rPr>
          <w:t>37</w:t>
        </w:r>
        <w:r>
          <w:rPr>
            <w:noProof/>
            <w:webHidden/>
          </w:rPr>
          <w:fldChar w:fldCharType="end"/>
        </w:r>
      </w:hyperlink>
    </w:p>
    <w:p w14:paraId="3089B2F3"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0" w:history="1">
        <w:r w:rsidRPr="006F37A8">
          <w:rPr>
            <w:rStyle w:val="Hyperlink"/>
            <w:noProof/>
            <w:lang w:bidi="hi-IN"/>
          </w:rPr>
          <w:t>6.1.4</w:t>
        </w:r>
        <w:r>
          <w:rPr>
            <w:rFonts w:asciiTheme="minorHAnsi" w:eastAsiaTheme="minorEastAsia" w:hAnsiTheme="minorHAnsi" w:cstheme="minorBidi"/>
            <w:noProof/>
            <w:sz w:val="22"/>
            <w:szCs w:val="22"/>
            <w:lang w:eastAsia="de-DE"/>
          </w:rPr>
          <w:tab/>
        </w:r>
        <w:r w:rsidRPr="006F37A8">
          <w:rPr>
            <w:rStyle w:val="Hyperlink"/>
            <w:noProof/>
            <w:lang w:bidi="hi-IN"/>
          </w:rPr>
          <w:t>Fehlerliste</w:t>
        </w:r>
        <w:r>
          <w:rPr>
            <w:noProof/>
            <w:webHidden/>
          </w:rPr>
          <w:tab/>
        </w:r>
        <w:r>
          <w:rPr>
            <w:noProof/>
            <w:webHidden/>
          </w:rPr>
          <w:fldChar w:fldCharType="begin"/>
        </w:r>
        <w:r>
          <w:rPr>
            <w:noProof/>
            <w:webHidden/>
          </w:rPr>
          <w:instrText xml:space="preserve"> PAGEREF _Toc473201300 \h </w:instrText>
        </w:r>
        <w:r>
          <w:rPr>
            <w:noProof/>
            <w:webHidden/>
          </w:rPr>
        </w:r>
        <w:r>
          <w:rPr>
            <w:noProof/>
            <w:webHidden/>
          </w:rPr>
          <w:fldChar w:fldCharType="separate"/>
        </w:r>
        <w:r>
          <w:rPr>
            <w:noProof/>
            <w:webHidden/>
          </w:rPr>
          <w:t>38</w:t>
        </w:r>
        <w:r>
          <w:rPr>
            <w:noProof/>
            <w:webHidden/>
          </w:rPr>
          <w:fldChar w:fldCharType="end"/>
        </w:r>
      </w:hyperlink>
    </w:p>
    <w:p w14:paraId="2DA2F2B0"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1" w:history="1">
        <w:r w:rsidRPr="006F37A8">
          <w:rPr>
            <w:rStyle w:val="Hyperlink"/>
            <w:noProof/>
            <w:lang w:bidi="hi-IN"/>
          </w:rPr>
          <w:t>6.1.5</w:t>
        </w:r>
        <w:r>
          <w:rPr>
            <w:rFonts w:asciiTheme="minorHAnsi" w:eastAsiaTheme="minorEastAsia" w:hAnsiTheme="minorHAnsi" w:cstheme="minorBidi"/>
            <w:noProof/>
            <w:sz w:val="22"/>
            <w:szCs w:val="22"/>
            <w:lang w:eastAsia="de-DE"/>
          </w:rPr>
          <w:tab/>
        </w:r>
        <w:r w:rsidRPr="006F37A8">
          <w:rPr>
            <w:rStyle w:val="Hyperlink"/>
            <w:noProof/>
            <w:lang w:bidi="hi-IN"/>
          </w:rPr>
          <w:t>Auf Segmentierungsfehler überprüfen</w:t>
        </w:r>
        <w:r>
          <w:rPr>
            <w:noProof/>
            <w:webHidden/>
          </w:rPr>
          <w:tab/>
        </w:r>
        <w:r>
          <w:rPr>
            <w:noProof/>
            <w:webHidden/>
          </w:rPr>
          <w:fldChar w:fldCharType="begin"/>
        </w:r>
        <w:r>
          <w:rPr>
            <w:noProof/>
            <w:webHidden/>
          </w:rPr>
          <w:instrText xml:space="preserve"> PAGEREF _Toc473201301 \h </w:instrText>
        </w:r>
        <w:r>
          <w:rPr>
            <w:noProof/>
            <w:webHidden/>
          </w:rPr>
        </w:r>
        <w:r>
          <w:rPr>
            <w:noProof/>
            <w:webHidden/>
          </w:rPr>
          <w:fldChar w:fldCharType="separate"/>
        </w:r>
        <w:r>
          <w:rPr>
            <w:noProof/>
            <w:webHidden/>
          </w:rPr>
          <w:t>38</w:t>
        </w:r>
        <w:r>
          <w:rPr>
            <w:noProof/>
            <w:webHidden/>
          </w:rPr>
          <w:fldChar w:fldCharType="end"/>
        </w:r>
      </w:hyperlink>
    </w:p>
    <w:p w14:paraId="5F451EAE"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2" w:history="1">
        <w:r w:rsidRPr="006F37A8">
          <w:rPr>
            <w:rStyle w:val="Hyperlink"/>
            <w:noProof/>
            <w:lang w:bidi="hi-IN"/>
          </w:rPr>
          <w:t>6.1.6</w:t>
        </w:r>
        <w:r>
          <w:rPr>
            <w:rFonts w:asciiTheme="minorHAnsi" w:eastAsiaTheme="minorEastAsia" w:hAnsiTheme="minorHAnsi" w:cstheme="minorBidi"/>
            <w:noProof/>
            <w:sz w:val="22"/>
            <w:szCs w:val="22"/>
            <w:lang w:eastAsia="de-DE"/>
          </w:rPr>
          <w:tab/>
        </w:r>
        <w:r w:rsidRPr="006F37A8">
          <w:rPr>
            <w:rStyle w:val="Hyperlink"/>
            <w:noProof/>
            <w:lang w:bidi="hi-IN"/>
          </w:rPr>
          <w:t>Sprecherzuordnung prüfen</w:t>
        </w:r>
        <w:r>
          <w:rPr>
            <w:noProof/>
            <w:webHidden/>
          </w:rPr>
          <w:tab/>
        </w:r>
        <w:r>
          <w:rPr>
            <w:noProof/>
            <w:webHidden/>
          </w:rPr>
          <w:fldChar w:fldCharType="begin"/>
        </w:r>
        <w:r>
          <w:rPr>
            <w:noProof/>
            <w:webHidden/>
          </w:rPr>
          <w:instrText xml:space="preserve"> PAGEREF _Toc473201302 \h </w:instrText>
        </w:r>
        <w:r>
          <w:rPr>
            <w:noProof/>
            <w:webHidden/>
          </w:rPr>
        </w:r>
        <w:r>
          <w:rPr>
            <w:noProof/>
            <w:webHidden/>
          </w:rPr>
          <w:fldChar w:fldCharType="separate"/>
        </w:r>
        <w:r>
          <w:rPr>
            <w:noProof/>
            <w:webHidden/>
          </w:rPr>
          <w:t>39</w:t>
        </w:r>
        <w:r>
          <w:rPr>
            <w:noProof/>
            <w:webHidden/>
          </w:rPr>
          <w:fldChar w:fldCharType="end"/>
        </w:r>
      </w:hyperlink>
    </w:p>
    <w:p w14:paraId="79B6E3C1"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3" w:history="1">
        <w:r w:rsidRPr="006F37A8">
          <w:rPr>
            <w:rStyle w:val="Hyperlink"/>
            <w:noProof/>
            <w:lang w:bidi="hi-IN"/>
          </w:rPr>
          <w:t>6.1.7</w:t>
        </w:r>
        <w:r>
          <w:rPr>
            <w:noProof/>
            <w:webHidden/>
          </w:rPr>
          <w:tab/>
        </w:r>
        <w:r>
          <w:rPr>
            <w:noProof/>
            <w:webHidden/>
          </w:rPr>
          <w:fldChar w:fldCharType="begin"/>
        </w:r>
        <w:r>
          <w:rPr>
            <w:noProof/>
            <w:webHidden/>
          </w:rPr>
          <w:instrText xml:space="preserve"> PAGEREF _Toc473201303 \h </w:instrText>
        </w:r>
        <w:r>
          <w:rPr>
            <w:noProof/>
            <w:webHidden/>
          </w:rPr>
        </w:r>
        <w:r>
          <w:rPr>
            <w:noProof/>
            <w:webHidden/>
          </w:rPr>
          <w:fldChar w:fldCharType="separate"/>
        </w:r>
        <w:r>
          <w:rPr>
            <w:noProof/>
            <w:webHidden/>
          </w:rPr>
          <w:t>39</w:t>
        </w:r>
        <w:r>
          <w:rPr>
            <w:noProof/>
            <w:webHidden/>
          </w:rPr>
          <w:fldChar w:fldCharType="end"/>
        </w:r>
      </w:hyperlink>
    </w:p>
    <w:p w14:paraId="784C6E8D"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4" w:history="1">
        <w:r w:rsidRPr="006F37A8">
          <w:rPr>
            <w:rStyle w:val="Hyperlink"/>
            <w:noProof/>
            <w:lang w:bidi="hi-IN"/>
          </w:rPr>
          <w:t>6.1.8</w:t>
        </w:r>
        <w:r>
          <w:rPr>
            <w:rFonts w:asciiTheme="minorHAnsi" w:eastAsiaTheme="minorEastAsia" w:hAnsiTheme="minorHAnsi" w:cstheme="minorBidi"/>
            <w:noProof/>
            <w:sz w:val="22"/>
            <w:szCs w:val="22"/>
            <w:lang w:eastAsia="de-DE"/>
          </w:rPr>
          <w:tab/>
        </w:r>
        <w:r w:rsidRPr="006F37A8">
          <w:rPr>
            <w:rStyle w:val="Hyperlink"/>
            <w:noProof/>
            <w:lang w:bidi="hi-IN"/>
          </w:rPr>
          <w:t>Suchen und Ersetzen im Korpus</w:t>
        </w:r>
        <w:r>
          <w:rPr>
            <w:noProof/>
            <w:webHidden/>
          </w:rPr>
          <w:tab/>
        </w:r>
        <w:r>
          <w:rPr>
            <w:noProof/>
            <w:webHidden/>
          </w:rPr>
          <w:fldChar w:fldCharType="begin"/>
        </w:r>
        <w:r>
          <w:rPr>
            <w:noProof/>
            <w:webHidden/>
          </w:rPr>
          <w:instrText xml:space="preserve"> PAGEREF _Toc473201304 \h </w:instrText>
        </w:r>
        <w:r>
          <w:rPr>
            <w:noProof/>
            <w:webHidden/>
          </w:rPr>
        </w:r>
        <w:r>
          <w:rPr>
            <w:noProof/>
            <w:webHidden/>
          </w:rPr>
          <w:fldChar w:fldCharType="separate"/>
        </w:r>
        <w:r>
          <w:rPr>
            <w:noProof/>
            <w:webHidden/>
          </w:rPr>
          <w:t>39</w:t>
        </w:r>
        <w:r>
          <w:rPr>
            <w:noProof/>
            <w:webHidden/>
          </w:rPr>
          <w:fldChar w:fldCharType="end"/>
        </w:r>
      </w:hyperlink>
    </w:p>
    <w:p w14:paraId="273A18C7" w14:textId="77777777" w:rsidR="00EA4F94" w:rsidRDefault="00EA4F94">
      <w:pPr>
        <w:pStyle w:val="Verzeichnis2"/>
        <w:tabs>
          <w:tab w:val="right" w:leader="dot" w:pos="9345"/>
        </w:tabs>
        <w:rPr>
          <w:rFonts w:asciiTheme="minorHAnsi" w:eastAsiaTheme="minorEastAsia" w:hAnsiTheme="minorHAnsi" w:cstheme="minorBidi"/>
          <w:noProof/>
          <w:szCs w:val="22"/>
        </w:rPr>
      </w:pPr>
      <w:hyperlink w:anchor="_Toc473201305" w:history="1">
        <w:r w:rsidRPr="006F37A8">
          <w:rPr>
            <w:rStyle w:val="Hyperlink"/>
            <w:rFonts w:ascii="Times New Roman" w:hAnsi="Times New Roman"/>
            <w:noProof/>
          </w:rPr>
          <w:t>6.2</w:t>
        </w:r>
        <w:r>
          <w:rPr>
            <w:noProof/>
            <w:webHidden/>
          </w:rPr>
          <w:tab/>
        </w:r>
        <w:r>
          <w:rPr>
            <w:noProof/>
            <w:webHidden/>
          </w:rPr>
          <w:fldChar w:fldCharType="begin"/>
        </w:r>
        <w:r>
          <w:rPr>
            <w:noProof/>
            <w:webHidden/>
          </w:rPr>
          <w:instrText xml:space="preserve"> PAGEREF _Toc473201305 \h </w:instrText>
        </w:r>
        <w:r>
          <w:rPr>
            <w:noProof/>
            <w:webHidden/>
          </w:rPr>
        </w:r>
        <w:r>
          <w:rPr>
            <w:noProof/>
            <w:webHidden/>
          </w:rPr>
          <w:fldChar w:fldCharType="separate"/>
        </w:r>
        <w:r>
          <w:rPr>
            <w:noProof/>
            <w:webHidden/>
          </w:rPr>
          <w:t>39</w:t>
        </w:r>
        <w:r>
          <w:rPr>
            <w:noProof/>
            <w:webHidden/>
          </w:rPr>
          <w:fldChar w:fldCharType="end"/>
        </w:r>
      </w:hyperlink>
    </w:p>
    <w:p w14:paraId="7AD54003" w14:textId="77777777" w:rsidR="00EA4F94" w:rsidRDefault="00EA4F94">
      <w:pPr>
        <w:pStyle w:val="Verzeichnis2"/>
        <w:tabs>
          <w:tab w:val="right" w:leader="dot" w:pos="9345"/>
        </w:tabs>
        <w:rPr>
          <w:rFonts w:asciiTheme="minorHAnsi" w:eastAsiaTheme="minorEastAsia" w:hAnsiTheme="minorHAnsi" w:cstheme="minorBidi"/>
          <w:noProof/>
          <w:szCs w:val="22"/>
        </w:rPr>
      </w:pPr>
      <w:hyperlink w:anchor="_Toc473201306" w:history="1">
        <w:r w:rsidRPr="006F37A8">
          <w:rPr>
            <w:rStyle w:val="Hyperlink"/>
            <w:rFonts w:ascii="Times New Roman" w:hAnsi="Times New Roman"/>
            <w:noProof/>
          </w:rPr>
          <w:t>6.3</w:t>
        </w:r>
        <w:r>
          <w:rPr>
            <w:noProof/>
            <w:webHidden/>
          </w:rPr>
          <w:tab/>
        </w:r>
        <w:r>
          <w:rPr>
            <w:noProof/>
            <w:webHidden/>
          </w:rPr>
          <w:fldChar w:fldCharType="begin"/>
        </w:r>
        <w:r>
          <w:rPr>
            <w:noProof/>
            <w:webHidden/>
          </w:rPr>
          <w:instrText xml:space="preserve"> PAGEREF _Toc473201306 \h </w:instrText>
        </w:r>
        <w:r>
          <w:rPr>
            <w:noProof/>
            <w:webHidden/>
          </w:rPr>
        </w:r>
        <w:r>
          <w:rPr>
            <w:noProof/>
            <w:webHidden/>
          </w:rPr>
          <w:fldChar w:fldCharType="separate"/>
        </w:r>
        <w:r>
          <w:rPr>
            <w:noProof/>
            <w:webHidden/>
          </w:rPr>
          <w:t>39</w:t>
        </w:r>
        <w:r>
          <w:rPr>
            <w:noProof/>
            <w:webHidden/>
          </w:rPr>
          <w:fldChar w:fldCharType="end"/>
        </w:r>
      </w:hyperlink>
    </w:p>
    <w:p w14:paraId="6205BC5B" w14:textId="77777777" w:rsidR="00EA4F94" w:rsidRDefault="00EA4F94">
      <w:pPr>
        <w:pStyle w:val="Verzeichnis2"/>
        <w:tabs>
          <w:tab w:val="right" w:leader="dot" w:pos="9345"/>
        </w:tabs>
        <w:rPr>
          <w:rFonts w:asciiTheme="minorHAnsi" w:eastAsiaTheme="minorEastAsia" w:hAnsiTheme="minorHAnsi" w:cstheme="minorBidi"/>
          <w:noProof/>
          <w:szCs w:val="22"/>
        </w:rPr>
      </w:pPr>
      <w:hyperlink w:anchor="_Toc473201307" w:history="1">
        <w:r w:rsidRPr="006F37A8">
          <w:rPr>
            <w:rStyle w:val="Hyperlink"/>
            <w:rFonts w:ascii="Times New Roman" w:hAnsi="Times New Roman"/>
            <w:noProof/>
          </w:rPr>
          <w:t>6.4</w:t>
        </w:r>
        <w:r>
          <w:rPr>
            <w:noProof/>
            <w:webHidden/>
          </w:rPr>
          <w:tab/>
        </w:r>
        <w:r>
          <w:rPr>
            <w:noProof/>
            <w:webHidden/>
          </w:rPr>
          <w:fldChar w:fldCharType="begin"/>
        </w:r>
        <w:r>
          <w:rPr>
            <w:noProof/>
            <w:webHidden/>
          </w:rPr>
          <w:instrText xml:space="preserve"> PAGEREF _Toc473201307 \h </w:instrText>
        </w:r>
        <w:r>
          <w:rPr>
            <w:noProof/>
            <w:webHidden/>
          </w:rPr>
        </w:r>
        <w:r>
          <w:rPr>
            <w:noProof/>
            <w:webHidden/>
          </w:rPr>
          <w:fldChar w:fldCharType="separate"/>
        </w:r>
        <w:r>
          <w:rPr>
            <w:noProof/>
            <w:webHidden/>
          </w:rPr>
          <w:t>39</w:t>
        </w:r>
        <w:r>
          <w:rPr>
            <w:noProof/>
            <w:webHidden/>
          </w:rPr>
          <w:fldChar w:fldCharType="end"/>
        </w:r>
      </w:hyperlink>
    </w:p>
    <w:p w14:paraId="1117E646"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308" w:history="1">
        <w:r w:rsidRPr="006F37A8">
          <w:rPr>
            <w:rStyle w:val="Hyperlink"/>
            <w:rFonts w:ascii="Times New Roman" w:hAnsi="Times New Roman"/>
            <w:noProof/>
          </w:rPr>
          <w:t>6.5</w:t>
        </w:r>
        <w:r>
          <w:rPr>
            <w:rFonts w:asciiTheme="minorHAnsi" w:eastAsiaTheme="minorEastAsia" w:hAnsiTheme="minorHAnsi" w:cstheme="minorBidi"/>
            <w:noProof/>
            <w:szCs w:val="22"/>
          </w:rPr>
          <w:tab/>
        </w:r>
        <w:r w:rsidRPr="006F37A8">
          <w:rPr>
            <w:rStyle w:val="Hyperlink"/>
            <w:rFonts w:ascii="Times New Roman" w:hAnsi="Times New Roman"/>
            <w:noProof/>
          </w:rPr>
          <w:t>Pflege der Metadaten</w:t>
        </w:r>
        <w:r>
          <w:rPr>
            <w:noProof/>
            <w:webHidden/>
          </w:rPr>
          <w:tab/>
        </w:r>
        <w:r>
          <w:rPr>
            <w:noProof/>
            <w:webHidden/>
          </w:rPr>
          <w:fldChar w:fldCharType="begin"/>
        </w:r>
        <w:r>
          <w:rPr>
            <w:noProof/>
            <w:webHidden/>
          </w:rPr>
          <w:instrText xml:space="preserve"> PAGEREF _Toc473201308 \h </w:instrText>
        </w:r>
        <w:r>
          <w:rPr>
            <w:noProof/>
            <w:webHidden/>
          </w:rPr>
        </w:r>
        <w:r>
          <w:rPr>
            <w:noProof/>
            <w:webHidden/>
          </w:rPr>
          <w:fldChar w:fldCharType="separate"/>
        </w:r>
        <w:r>
          <w:rPr>
            <w:noProof/>
            <w:webHidden/>
          </w:rPr>
          <w:t>39</w:t>
        </w:r>
        <w:r>
          <w:rPr>
            <w:noProof/>
            <w:webHidden/>
          </w:rPr>
          <w:fldChar w:fldCharType="end"/>
        </w:r>
      </w:hyperlink>
    </w:p>
    <w:p w14:paraId="5CE9BE88"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09" w:history="1">
        <w:r w:rsidRPr="006F37A8">
          <w:rPr>
            <w:rStyle w:val="Hyperlink"/>
            <w:noProof/>
            <w:lang w:bidi="hi-IN"/>
          </w:rPr>
          <w:t>6.5.1</w:t>
        </w:r>
        <w:r>
          <w:rPr>
            <w:rFonts w:asciiTheme="minorHAnsi" w:eastAsiaTheme="minorEastAsia" w:hAnsiTheme="minorHAnsi" w:cstheme="minorBidi"/>
            <w:noProof/>
            <w:sz w:val="22"/>
            <w:szCs w:val="22"/>
            <w:lang w:eastAsia="de-DE"/>
          </w:rPr>
          <w:tab/>
        </w:r>
        <w:r w:rsidRPr="006F37A8">
          <w:rPr>
            <w:rStyle w:val="Hyperlink"/>
            <w:noProof/>
            <w:lang w:bidi="hi-IN"/>
          </w:rPr>
          <w:t>Segmentzahlen aktualisieren</w:t>
        </w:r>
        <w:r>
          <w:rPr>
            <w:noProof/>
            <w:webHidden/>
          </w:rPr>
          <w:tab/>
        </w:r>
        <w:r>
          <w:rPr>
            <w:noProof/>
            <w:webHidden/>
          </w:rPr>
          <w:fldChar w:fldCharType="begin"/>
        </w:r>
        <w:r>
          <w:rPr>
            <w:noProof/>
            <w:webHidden/>
          </w:rPr>
          <w:instrText xml:space="preserve"> PAGEREF _Toc473201309 \h </w:instrText>
        </w:r>
        <w:r>
          <w:rPr>
            <w:noProof/>
            <w:webHidden/>
          </w:rPr>
        </w:r>
        <w:r>
          <w:rPr>
            <w:noProof/>
            <w:webHidden/>
          </w:rPr>
          <w:fldChar w:fldCharType="separate"/>
        </w:r>
        <w:r>
          <w:rPr>
            <w:noProof/>
            <w:webHidden/>
          </w:rPr>
          <w:t>39</w:t>
        </w:r>
        <w:r>
          <w:rPr>
            <w:noProof/>
            <w:webHidden/>
          </w:rPr>
          <w:fldChar w:fldCharType="end"/>
        </w:r>
      </w:hyperlink>
    </w:p>
    <w:p w14:paraId="0E3F3C9A"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10" w:history="1">
        <w:r w:rsidRPr="006F37A8">
          <w:rPr>
            <w:rStyle w:val="Hyperlink"/>
            <w:noProof/>
            <w:lang w:bidi="hi-IN"/>
          </w:rPr>
          <w:t>6.5.2</w:t>
        </w:r>
        <w:r>
          <w:rPr>
            <w:rFonts w:asciiTheme="minorHAnsi" w:eastAsiaTheme="minorEastAsia" w:hAnsiTheme="minorHAnsi" w:cstheme="minorBidi"/>
            <w:noProof/>
            <w:sz w:val="22"/>
            <w:szCs w:val="22"/>
            <w:lang w:eastAsia="de-DE"/>
          </w:rPr>
          <w:tab/>
        </w:r>
        <w:r w:rsidRPr="006F37A8">
          <w:rPr>
            <w:rStyle w:val="Hyperlink"/>
            <w:noProof/>
            <w:lang w:bidi="hi-IN"/>
          </w:rPr>
          <w:t>Aufnahmen aus Transkriptionen aktualisieren</w:t>
        </w:r>
        <w:r>
          <w:rPr>
            <w:noProof/>
            <w:webHidden/>
          </w:rPr>
          <w:tab/>
        </w:r>
        <w:r>
          <w:rPr>
            <w:noProof/>
            <w:webHidden/>
          </w:rPr>
          <w:fldChar w:fldCharType="begin"/>
        </w:r>
        <w:r>
          <w:rPr>
            <w:noProof/>
            <w:webHidden/>
          </w:rPr>
          <w:instrText xml:space="preserve"> PAGEREF _Toc473201310 \h </w:instrText>
        </w:r>
        <w:r>
          <w:rPr>
            <w:noProof/>
            <w:webHidden/>
          </w:rPr>
        </w:r>
        <w:r>
          <w:rPr>
            <w:noProof/>
            <w:webHidden/>
          </w:rPr>
          <w:fldChar w:fldCharType="separate"/>
        </w:r>
        <w:r>
          <w:rPr>
            <w:noProof/>
            <w:webHidden/>
          </w:rPr>
          <w:t>40</w:t>
        </w:r>
        <w:r>
          <w:rPr>
            <w:noProof/>
            <w:webHidden/>
          </w:rPr>
          <w:fldChar w:fldCharType="end"/>
        </w:r>
      </w:hyperlink>
    </w:p>
    <w:p w14:paraId="2B04A794" w14:textId="77777777" w:rsidR="00EA4F94" w:rsidRDefault="00EA4F94">
      <w:pPr>
        <w:pStyle w:val="Verzeichnis3"/>
        <w:rPr>
          <w:rFonts w:asciiTheme="minorHAnsi" w:eastAsiaTheme="minorEastAsia" w:hAnsiTheme="minorHAnsi" w:cstheme="minorBidi"/>
          <w:noProof/>
          <w:sz w:val="22"/>
          <w:szCs w:val="22"/>
          <w:lang w:eastAsia="de-DE"/>
        </w:rPr>
      </w:pPr>
      <w:hyperlink w:anchor="_Toc473201311" w:history="1">
        <w:r w:rsidRPr="006F37A8">
          <w:rPr>
            <w:rStyle w:val="Hyperlink"/>
            <w:noProof/>
            <w:lang w:bidi="hi-IN"/>
          </w:rPr>
          <w:t>6.5.3</w:t>
        </w:r>
        <w:r>
          <w:rPr>
            <w:rFonts w:asciiTheme="minorHAnsi" w:eastAsiaTheme="minorEastAsia" w:hAnsiTheme="minorHAnsi" w:cstheme="minorBidi"/>
            <w:noProof/>
            <w:sz w:val="22"/>
            <w:szCs w:val="22"/>
            <w:lang w:eastAsia="de-DE"/>
          </w:rPr>
          <w:tab/>
        </w:r>
        <w:r w:rsidRPr="006F37A8">
          <w:rPr>
            <w:rStyle w:val="Hyperlink"/>
            <w:noProof/>
            <w:lang w:bidi="hi-IN"/>
          </w:rPr>
          <w:t>Description-Schlüssel angleichen</w:t>
        </w:r>
        <w:r>
          <w:rPr>
            <w:noProof/>
            <w:webHidden/>
          </w:rPr>
          <w:tab/>
        </w:r>
        <w:r>
          <w:rPr>
            <w:noProof/>
            <w:webHidden/>
          </w:rPr>
          <w:fldChar w:fldCharType="begin"/>
        </w:r>
        <w:r>
          <w:rPr>
            <w:noProof/>
            <w:webHidden/>
          </w:rPr>
          <w:instrText xml:space="preserve"> PAGEREF _Toc473201311 \h </w:instrText>
        </w:r>
        <w:r>
          <w:rPr>
            <w:noProof/>
            <w:webHidden/>
          </w:rPr>
        </w:r>
        <w:r>
          <w:rPr>
            <w:noProof/>
            <w:webHidden/>
          </w:rPr>
          <w:fldChar w:fldCharType="separate"/>
        </w:r>
        <w:r>
          <w:rPr>
            <w:noProof/>
            <w:webHidden/>
          </w:rPr>
          <w:t>40</w:t>
        </w:r>
        <w:r>
          <w:rPr>
            <w:noProof/>
            <w:webHidden/>
          </w:rPr>
          <w:fldChar w:fldCharType="end"/>
        </w:r>
      </w:hyperlink>
    </w:p>
    <w:p w14:paraId="6C9DA51D"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312" w:history="1">
        <w:r w:rsidRPr="006F37A8">
          <w:rPr>
            <w:rStyle w:val="Hyperlink"/>
            <w:noProof/>
            <w:lang w:val="en-US" w:eastAsia="en-US"/>
            <w14:scene3d>
              <w14:camera w14:prst="orthographicFront"/>
              <w14:lightRig w14:rig="threePt" w14:dir="t">
                <w14:rot w14:lat="0" w14:lon="0" w14:rev="0"/>
              </w14:lightRig>
            </w14:scene3d>
          </w:rPr>
          <w:t>7</w:t>
        </w:r>
        <w:r>
          <w:rPr>
            <w:rFonts w:asciiTheme="minorHAnsi" w:eastAsiaTheme="minorEastAsia" w:hAnsiTheme="minorHAnsi" w:cstheme="minorBidi"/>
            <w:b w:val="0"/>
            <w:noProof/>
            <w:sz w:val="22"/>
            <w:szCs w:val="22"/>
            <w:lang w:val="de-DE"/>
          </w:rPr>
          <w:tab/>
        </w:r>
        <w:r w:rsidRPr="006F37A8">
          <w:rPr>
            <w:rStyle w:val="Hyperlink"/>
            <w:noProof/>
            <w:lang w:val="en-US" w:eastAsia="en-US"/>
          </w:rPr>
          <w:t>EINSTELLUNGEN</w:t>
        </w:r>
        <w:r>
          <w:rPr>
            <w:noProof/>
            <w:webHidden/>
          </w:rPr>
          <w:tab/>
        </w:r>
        <w:r>
          <w:rPr>
            <w:noProof/>
            <w:webHidden/>
          </w:rPr>
          <w:fldChar w:fldCharType="begin"/>
        </w:r>
        <w:r>
          <w:rPr>
            <w:noProof/>
            <w:webHidden/>
          </w:rPr>
          <w:instrText xml:space="preserve"> PAGEREF _Toc473201312 \h </w:instrText>
        </w:r>
        <w:r>
          <w:rPr>
            <w:noProof/>
            <w:webHidden/>
          </w:rPr>
        </w:r>
        <w:r>
          <w:rPr>
            <w:noProof/>
            <w:webHidden/>
          </w:rPr>
          <w:fldChar w:fldCharType="separate"/>
        </w:r>
        <w:r>
          <w:rPr>
            <w:noProof/>
            <w:webHidden/>
          </w:rPr>
          <w:t>41</w:t>
        </w:r>
        <w:r>
          <w:rPr>
            <w:noProof/>
            <w:webHidden/>
          </w:rPr>
          <w:fldChar w:fldCharType="end"/>
        </w:r>
      </w:hyperlink>
    </w:p>
    <w:p w14:paraId="76D44D42" w14:textId="77777777" w:rsidR="00EA4F94" w:rsidRDefault="00EA4F94">
      <w:pPr>
        <w:pStyle w:val="Verzeichnis1"/>
        <w:tabs>
          <w:tab w:val="left" w:pos="1446"/>
        </w:tabs>
        <w:rPr>
          <w:rFonts w:asciiTheme="minorHAnsi" w:eastAsiaTheme="minorEastAsia" w:hAnsiTheme="minorHAnsi" w:cstheme="minorBidi"/>
          <w:b w:val="0"/>
          <w:noProof/>
          <w:sz w:val="22"/>
          <w:szCs w:val="22"/>
          <w:lang w:val="de-DE"/>
        </w:rPr>
      </w:pPr>
      <w:hyperlink w:anchor="_Toc473201313" w:history="1">
        <w:r w:rsidRPr="006F37A8">
          <w:rPr>
            <w:rStyle w:val="Hyperlink"/>
            <w:noProof/>
            <w:lang w:val="en-US" w:eastAsia="en-US"/>
            <w14:scene3d>
              <w14:camera w14:prst="orthographicFront"/>
              <w14:lightRig w14:rig="threePt" w14:dir="t">
                <w14:rot w14:lat="0" w14:lon="0" w14:rev="0"/>
              </w14:lightRig>
            </w14:scene3d>
          </w:rPr>
          <w:t>8</w:t>
        </w:r>
        <w:r>
          <w:rPr>
            <w:rFonts w:asciiTheme="minorHAnsi" w:eastAsiaTheme="minorEastAsia" w:hAnsiTheme="minorHAnsi" w:cstheme="minorBidi"/>
            <w:b w:val="0"/>
            <w:noProof/>
            <w:sz w:val="22"/>
            <w:szCs w:val="22"/>
            <w:lang w:val="de-DE"/>
          </w:rPr>
          <w:tab/>
        </w:r>
        <w:r w:rsidRPr="006F37A8">
          <w:rPr>
            <w:rStyle w:val="Hyperlink"/>
            <w:noProof/>
            <w:lang w:val="en-US" w:eastAsia="en-US"/>
          </w:rPr>
          <w:t>ANMERKUNGEN UND HAFTUNG</w:t>
        </w:r>
        <w:r>
          <w:rPr>
            <w:noProof/>
            <w:webHidden/>
          </w:rPr>
          <w:tab/>
        </w:r>
        <w:r>
          <w:rPr>
            <w:noProof/>
            <w:webHidden/>
          </w:rPr>
          <w:fldChar w:fldCharType="begin"/>
        </w:r>
        <w:r>
          <w:rPr>
            <w:noProof/>
            <w:webHidden/>
          </w:rPr>
          <w:instrText xml:space="preserve"> PAGEREF _Toc473201313 \h </w:instrText>
        </w:r>
        <w:r>
          <w:rPr>
            <w:noProof/>
            <w:webHidden/>
          </w:rPr>
        </w:r>
        <w:r>
          <w:rPr>
            <w:noProof/>
            <w:webHidden/>
          </w:rPr>
          <w:fldChar w:fldCharType="separate"/>
        </w:r>
        <w:r>
          <w:rPr>
            <w:noProof/>
            <w:webHidden/>
          </w:rPr>
          <w:t>43</w:t>
        </w:r>
        <w:r>
          <w:rPr>
            <w:noProof/>
            <w:webHidden/>
          </w:rPr>
          <w:fldChar w:fldCharType="end"/>
        </w:r>
      </w:hyperlink>
    </w:p>
    <w:p w14:paraId="49A4C341"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314" w:history="1">
        <w:r w:rsidRPr="006F37A8">
          <w:rPr>
            <w:rStyle w:val="Hyperlink"/>
            <w:rFonts w:ascii="Times New Roman" w:hAnsi="Times New Roman"/>
            <w:noProof/>
          </w:rPr>
          <w:t>8.1</w:t>
        </w:r>
        <w:r>
          <w:rPr>
            <w:rFonts w:asciiTheme="minorHAnsi" w:eastAsiaTheme="minorEastAsia" w:hAnsiTheme="minorHAnsi" w:cstheme="minorBidi"/>
            <w:noProof/>
            <w:szCs w:val="22"/>
          </w:rPr>
          <w:tab/>
        </w:r>
        <w:r w:rsidRPr="006F37A8">
          <w:rPr>
            <w:rStyle w:val="Hyperlink"/>
            <w:rFonts w:ascii="Times New Roman" w:hAnsi="Times New Roman"/>
            <w:noProof/>
          </w:rPr>
          <w:t>Haftungsbegrenzung</w:t>
        </w:r>
        <w:r>
          <w:rPr>
            <w:noProof/>
            <w:webHidden/>
          </w:rPr>
          <w:tab/>
        </w:r>
        <w:r>
          <w:rPr>
            <w:noProof/>
            <w:webHidden/>
          </w:rPr>
          <w:fldChar w:fldCharType="begin"/>
        </w:r>
        <w:r>
          <w:rPr>
            <w:noProof/>
            <w:webHidden/>
          </w:rPr>
          <w:instrText xml:space="preserve"> PAGEREF _Toc473201314 \h </w:instrText>
        </w:r>
        <w:r>
          <w:rPr>
            <w:noProof/>
            <w:webHidden/>
          </w:rPr>
        </w:r>
        <w:r>
          <w:rPr>
            <w:noProof/>
            <w:webHidden/>
          </w:rPr>
          <w:fldChar w:fldCharType="separate"/>
        </w:r>
        <w:r>
          <w:rPr>
            <w:noProof/>
            <w:webHidden/>
          </w:rPr>
          <w:t>43</w:t>
        </w:r>
        <w:r>
          <w:rPr>
            <w:noProof/>
            <w:webHidden/>
          </w:rPr>
          <w:fldChar w:fldCharType="end"/>
        </w:r>
      </w:hyperlink>
    </w:p>
    <w:p w14:paraId="50E36C34"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315" w:history="1">
        <w:r w:rsidRPr="006F37A8">
          <w:rPr>
            <w:rStyle w:val="Hyperlink"/>
            <w:rFonts w:ascii="Times New Roman" w:hAnsi="Times New Roman"/>
            <w:noProof/>
          </w:rPr>
          <w:t>8.2</w:t>
        </w:r>
        <w:r>
          <w:rPr>
            <w:rFonts w:asciiTheme="minorHAnsi" w:eastAsiaTheme="minorEastAsia" w:hAnsiTheme="minorHAnsi" w:cstheme="minorBidi"/>
            <w:noProof/>
            <w:szCs w:val="22"/>
          </w:rPr>
          <w:tab/>
        </w:r>
        <w:r w:rsidRPr="006F37A8">
          <w:rPr>
            <w:rStyle w:val="Hyperlink"/>
            <w:rFonts w:ascii="Times New Roman" w:hAnsi="Times New Roman"/>
            <w:noProof/>
          </w:rPr>
          <w:t>Preview-Versionen</w:t>
        </w:r>
        <w:r>
          <w:rPr>
            <w:noProof/>
            <w:webHidden/>
          </w:rPr>
          <w:tab/>
        </w:r>
        <w:r>
          <w:rPr>
            <w:noProof/>
            <w:webHidden/>
          </w:rPr>
          <w:fldChar w:fldCharType="begin"/>
        </w:r>
        <w:r>
          <w:rPr>
            <w:noProof/>
            <w:webHidden/>
          </w:rPr>
          <w:instrText xml:space="preserve"> PAGEREF _Toc473201315 \h </w:instrText>
        </w:r>
        <w:r>
          <w:rPr>
            <w:noProof/>
            <w:webHidden/>
          </w:rPr>
        </w:r>
        <w:r>
          <w:rPr>
            <w:noProof/>
            <w:webHidden/>
          </w:rPr>
          <w:fldChar w:fldCharType="separate"/>
        </w:r>
        <w:r>
          <w:rPr>
            <w:noProof/>
            <w:webHidden/>
          </w:rPr>
          <w:t>43</w:t>
        </w:r>
        <w:r>
          <w:rPr>
            <w:noProof/>
            <w:webHidden/>
          </w:rPr>
          <w:fldChar w:fldCharType="end"/>
        </w:r>
      </w:hyperlink>
    </w:p>
    <w:p w14:paraId="3FBAEDB1" w14:textId="77777777" w:rsidR="00EA4F94" w:rsidRDefault="00EA4F94">
      <w:pPr>
        <w:pStyle w:val="Verzeichnis2"/>
        <w:tabs>
          <w:tab w:val="left" w:pos="1446"/>
          <w:tab w:val="right" w:leader="dot" w:pos="9345"/>
        </w:tabs>
        <w:rPr>
          <w:rFonts w:asciiTheme="minorHAnsi" w:eastAsiaTheme="minorEastAsia" w:hAnsiTheme="minorHAnsi" w:cstheme="minorBidi"/>
          <w:noProof/>
          <w:szCs w:val="22"/>
        </w:rPr>
      </w:pPr>
      <w:hyperlink w:anchor="_Toc473201316" w:history="1">
        <w:r w:rsidRPr="006F37A8">
          <w:rPr>
            <w:rStyle w:val="Hyperlink"/>
            <w:rFonts w:ascii="Times New Roman" w:hAnsi="Times New Roman"/>
            <w:noProof/>
          </w:rPr>
          <w:t>8.3</w:t>
        </w:r>
        <w:r>
          <w:rPr>
            <w:rFonts w:asciiTheme="minorHAnsi" w:eastAsiaTheme="minorEastAsia" w:hAnsiTheme="minorHAnsi" w:cstheme="minorBidi"/>
            <w:noProof/>
            <w:szCs w:val="22"/>
          </w:rPr>
          <w:tab/>
        </w:r>
        <w:r w:rsidRPr="006F37A8">
          <w:rPr>
            <w:rStyle w:val="Hyperlink"/>
            <w:rFonts w:ascii="Times New Roman" w:hAnsi="Times New Roman"/>
            <w:noProof/>
          </w:rPr>
          <w:t>Dieses Dokument</w:t>
        </w:r>
        <w:r>
          <w:rPr>
            <w:noProof/>
            <w:webHidden/>
          </w:rPr>
          <w:tab/>
        </w:r>
        <w:r>
          <w:rPr>
            <w:noProof/>
            <w:webHidden/>
          </w:rPr>
          <w:fldChar w:fldCharType="begin"/>
        </w:r>
        <w:r>
          <w:rPr>
            <w:noProof/>
            <w:webHidden/>
          </w:rPr>
          <w:instrText xml:space="preserve"> PAGEREF _Toc473201316 \h </w:instrText>
        </w:r>
        <w:r>
          <w:rPr>
            <w:noProof/>
            <w:webHidden/>
          </w:rPr>
        </w:r>
        <w:r>
          <w:rPr>
            <w:noProof/>
            <w:webHidden/>
          </w:rPr>
          <w:fldChar w:fldCharType="separate"/>
        </w:r>
        <w:r>
          <w:rPr>
            <w:noProof/>
            <w:webHidden/>
          </w:rPr>
          <w:t>43</w:t>
        </w:r>
        <w:r>
          <w:rPr>
            <w:noProof/>
            <w:webHidden/>
          </w:rPr>
          <w:fldChar w:fldCharType="end"/>
        </w:r>
      </w:hyperlink>
    </w:p>
    <w:p w14:paraId="6A08585F" w14:textId="12DC0147" w:rsidR="003E2935" w:rsidRDefault="004A6AFB" w:rsidP="00534067">
      <w:pPr>
        <w:rPr>
          <w:rFonts w:ascii="Arial" w:hAnsi="Arial" w:cs="Arial"/>
          <w:b/>
          <w:sz w:val="28"/>
          <w:szCs w:val="28"/>
          <w:lang w:val="en-GB"/>
        </w:rPr>
      </w:pPr>
      <w:r>
        <w:rPr>
          <w:rFonts w:ascii="Arial" w:hAnsi="Arial" w:cs="Arial"/>
          <w:b/>
          <w:sz w:val="28"/>
          <w:szCs w:val="28"/>
          <w:lang w:val="en-GB"/>
        </w:rPr>
        <w:fldChar w:fldCharType="end"/>
      </w:r>
    </w:p>
    <w:p w14:paraId="2A6ACD93" w14:textId="77777777" w:rsidR="0078771F" w:rsidRDefault="0078771F" w:rsidP="005E18B7">
      <w:pPr>
        <w:jc w:val="center"/>
        <w:rPr>
          <w:rFonts w:ascii="Arial" w:hAnsi="Arial" w:cs="Arial"/>
          <w:b/>
          <w:sz w:val="28"/>
          <w:szCs w:val="28"/>
          <w:lang w:val="en-GB"/>
        </w:rPr>
        <w:sectPr w:rsidR="0078771F" w:rsidSect="00D144E2">
          <w:headerReference w:type="even" r:id="rId10"/>
          <w:headerReference w:type="default" r:id="rId11"/>
          <w:footerReference w:type="even" r:id="rId12"/>
          <w:footerReference w:type="default" r:id="rId13"/>
          <w:headerReference w:type="first" r:id="rId14"/>
          <w:footerReference w:type="first" r:id="rId15"/>
          <w:pgSz w:w="11906" w:h="16838"/>
          <w:pgMar w:top="1417" w:right="1134" w:bottom="1134" w:left="1417" w:header="708" w:footer="708" w:gutter="0"/>
          <w:cols w:space="708"/>
          <w:titlePg/>
          <w:docGrid w:linePitch="360"/>
        </w:sectPr>
      </w:pPr>
    </w:p>
    <w:p w14:paraId="5D3321AE" w14:textId="3B6FC33B" w:rsidR="00303402" w:rsidRPr="005973C1" w:rsidRDefault="005973C1" w:rsidP="005973C1">
      <w:pPr>
        <w:pStyle w:val="berschrift1"/>
        <w:keepLines/>
        <w:numPr>
          <w:ilvl w:val="0"/>
          <w:numId w:val="17"/>
        </w:numPr>
        <w:spacing w:before="0" w:after="120"/>
        <w:contextualSpacing/>
        <w:rPr>
          <w:rFonts w:cs="Times New Roman"/>
          <w:szCs w:val="28"/>
        </w:rPr>
      </w:pPr>
      <w:bookmarkStart w:id="4" w:name="_Toc473201234"/>
      <w:bookmarkStart w:id="5" w:name="_Ref473202400"/>
      <w:r w:rsidRPr="00564A6E">
        <w:rPr>
          <w:rFonts w:cs="Times New Roman"/>
          <w:szCs w:val="28"/>
        </w:rPr>
        <w:lastRenderedPageBreak/>
        <w:t>ÜBER COMA</w:t>
      </w:r>
      <w:bookmarkEnd w:id="4"/>
      <w:bookmarkEnd w:id="5"/>
    </w:p>
    <w:p w14:paraId="73BD3506" w14:textId="40BAD12B" w:rsidR="0039034F" w:rsidRDefault="005973C1" w:rsidP="00B84AED">
      <w:pPr>
        <w:pStyle w:val="Standard-BlockCharCharChar"/>
        <w:rPr>
          <w:rStyle w:val="Fett"/>
          <w:b w:val="0"/>
          <w:bCs w:val="0"/>
        </w:rPr>
      </w:pPr>
      <w:r w:rsidRPr="00564A6E">
        <w:rPr>
          <w:lang w:val="de-DE"/>
        </w:rPr>
        <w:t xml:space="preserve">Der </w:t>
      </w:r>
      <w:r w:rsidRPr="00EA4F94">
        <w:rPr>
          <w:b/>
          <w:lang w:val="de-DE"/>
        </w:rPr>
        <w:t>EXMARaLDA Corpus-Manager</w:t>
      </w:r>
      <w:r w:rsidRPr="00564A6E">
        <w:rPr>
          <w:lang w:val="de-DE"/>
        </w:rPr>
        <w:t xml:space="preserve"> (Coma) ist ein Softwarewerkzeug, mit dem EXMARaLDA-Transkriptionen und die dazu gehörigen Aufnahmen mit relevanten Metadaten versehen und zu Korpora zusammengefasst werden. Unter anderem beinhaltet der Corpus-Manager folgende Funktionen:</w:t>
      </w:r>
    </w:p>
    <w:p w14:paraId="173A1EFE" w14:textId="77777777" w:rsidR="005973C1" w:rsidRPr="00030651" w:rsidRDefault="005973C1" w:rsidP="005973C1">
      <w:pPr>
        <w:pStyle w:val="Aufzhlungszeichen1"/>
        <w:rPr>
          <w:lang w:val="de-DE"/>
        </w:rPr>
      </w:pPr>
      <w:r w:rsidRPr="00030651">
        <w:rPr>
          <w:lang w:val="de-DE"/>
        </w:rPr>
        <w:t>Eingabe und Verwaltung von Informationen zur Kommunikation, zu den beteiligten Personen, zu den Aufnahmen und zu den Transkriptionen;</w:t>
      </w:r>
    </w:p>
    <w:p w14:paraId="2BC3C001" w14:textId="77777777" w:rsidR="005973C1" w:rsidRPr="00030651" w:rsidRDefault="005973C1" w:rsidP="005973C1">
      <w:pPr>
        <w:pStyle w:val="Aufzhlungszeichen1"/>
        <w:rPr>
          <w:lang w:val="de-DE"/>
        </w:rPr>
      </w:pPr>
      <w:r w:rsidRPr="00030651">
        <w:rPr>
          <w:lang w:val="de-DE"/>
        </w:rPr>
        <w:t>Organisation dieser Informationen und Verknüpfung mit den Aufnahme- und Transkriptionsdateien;</w:t>
      </w:r>
    </w:p>
    <w:p w14:paraId="0FA9B604" w14:textId="77777777" w:rsidR="005973C1" w:rsidRPr="00030651" w:rsidRDefault="005973C1" w:rsidP="005973C1">
      <w:pPr>
        <w:pStyle w:val="Aufzhlungszeichen1"/>
        <w:rPr>
          <w:lang w:val="de-DE"/>
        </w:rPr>
      </w:pPr>
      <w:r w:rsidRPr="00030651">
        <w:rPr>
          <w:lang w:val="de-DE"/>
        </w:rPr>
        <w:t>Filtern von Metadaten und Zusammenstellung von Teil-/Untersuchungskorpora anhand der Metadaten. Diese Teilkorpora dienen dann als Ausgangspunkt für das Suchwerkzeug EXAKT;</w:t>
      </w:r>
    </w:p>
    <w:p w14:paraId="1F23D3D3" w14:textId="63C7D6F3" w:rsidR="00DC4687" w:rsidRDefault="005973C1" w:rsidP="005973C1">
      <w:pPr>
        <w:pStyle w:val="Aufzhlungszeichen1"/>
        <w:rPr>
          <w:rStyle w:val="Fett"/>
          <w:b w:val="0"/>
          <w:bCs w:val="0"/>
        </w:rPr>
      </w:pPr>
      <w:r w:rsidRPr="00030651">
        <w:rPr>
          <w:lang w:val="de-DE"/>
        </w:rPr>
        <w:t>Hilfe bei der Erstellung neuer Transkripte mithilfe des Pa</w:t>
      </w:r>
      <w:r w:rsidR="00554D11">
        <w:rPr>
          <w:lang w:val="de-DE"/>
        </w:rPr>
        <w:t xml:space="preserve">rtitureditors und der Funktion </w:t>
      </w:r>
      <w:r w:rsidR="00554D11" w:rsidRPr="00554D11">
        <w:rPr>
          <w:rStyle w:val="RefsZchn"/>
        </w:rPr>
        <w:t>„Neu aus Assistenten…“</w:t>
      </w:r>
      <w:r w:rsidRPr="00030651">
        <w:rPr>
          <w:lang w:val="de-DE"/>
        </w:rPr>
        <w:t xml:space="preserve"> </w:t>
      </w:r>
      <w:r w:rsidRPr="009055FA">
        <w:t xml:space="preserve">(siehe </w:t>
      </w:r>
      <w:hyperlink r:id="rId16" w:history="1">
        <w:r w:rsidRPr="009055FA">
          <w:rPr>
            <w:rStyle w:val="Hyperlink"/>
          </w:rPr>
          <w:t>http://www.exmaralda.org/pdf/PartiturEditor_Handbuch.pdf</w:t>
        </w:r>
      </w:hyperlink>
      <w:r w:rsidRPr="009055FA">
        <w:t>).</w:t>
      </w:r>
    </w:p>
    <w:p w14:paraId="7EBB4331" w14:textId="6E0306F9" w:rsidR="00487A56" w:rsidRPr="005973C1" w:rsidRDefault="00554D11" w:rsidP="00B84AED">
      <w:pPr>
        <w:pStyle w:val="Standard-BlockCharCharChar"/>
        <w:rPr>
          <w:lang w:val="de-DE"/>
        </w:rPr>
      </w:pPr>
      <w:r w:rsidRPr="00554D11">
        <w:rPr>
          <w:rStyle w:val="Fett"/>
          <w:b w:val="0"/>
          <w:bCs w:val="0"/>
          <w:u w:val="single"/>
          <w:lang w:val="de-DE"/>
        </w:rPr>
        <w:t>Bitte beachten Sie</w:t>
      </w:r>
      <w:r w:rsidR="00DF0614" w:rsidRPr="00554D11">
        <w:rPr>
          <w:rStyle w:val="Fett"/>
          <w:b w:val="0"/>
          <w:bCs w:val="0"/>
          <w:lang w:val="de-DE"/>
        </w:rPr>
        <w:t xml:space="preserve">: </w:t>
      </w:r>
      <w:r w:rsidR="005973C1" w:rsidRPr="00030651">
        <w:rPr>
          <w:lang w:val="de-DE"/>
        </w:rPr>
        <w:t>Das Programm befindet sich in einer fortwährenden Weiterentwicklung</w:t>
      </w:r>
      <w:r>
        <w:rPr>
          <w:lang w:val="de-DE"/>
        </w:rPr>
        <w:t xml:space="preserve"> („Work in Progress“)</w:t>
      </w:r>
      <w:r w:rsidR="005973C1" w:rsidRPr="00030651">
        <w:rPr>
          <w:lang w:val="de-DE"/>
        </w:rPr>
        <w:t xml:space="preserve">. Informationen über aktuelle Änderungen finden Sie unter </w:t>
      </w:r>
      <w:bookmarkStart w:id="6" w:name="_30j0zll" w:colFirst="0" w:colLast="0"/>
      <w:bookmarkStart w:id="7" w:name="_fz73brys64ud" w:colFirst="0" w:colLast="0"/>
      <w:bookmarkEnd w:id="6"/>
      <w:bookmarkEnd w:id="7"/>
      <w:r w:rsidRPr="00554D11">
        <w:rPr>
          <w:rStyle w:val="Hyperlink"/>
          <w:lang w:val="de-DE"/>
        </w:rPr>
        <w:t>http://www.exmaralda.org/files/changes.html</w:t>
      </w:r>
      <w:r w:rsidR="005973C1">
        <w:rPr>
          <w:lang w:val="de-DE"/>
        </w:rPr>
        <w:t>).</w:t>
      </w:r>
    </w:p>
    <w:p w14:paraId="1D0C2BCA" w14:textId="77777777" w:rsidR="002C658A" w:rsidRPr="005973C1" w:rsidRDefault="002C658A" w:rsidP="00DB00FA">
      <w:pPr>
        <w:pStyle w:val="berschrift1"/>
        <w:sectPr w:rsidR="002C658A" w:rsidRPr="005973C1" w:rsidSect="00D144E2">
          <w:headerReference w:type="default" r:id="rId17"/>
          <w:pgSz w:w="11906" w:h="16838"/>
          <w:pgMar w:top="1417" w:right="1134" w:bottom="1134" w:left="1417" w:header="708" w:footer="708" w:gutter="0"/>
          <w:cols w:space="708"/>
          <w:docGrid w:linePitch="360"/>
        </w:sectPr>
      </w:pPr>
    </w:p>
    <w:p w14:paraId="3E389DA3" w14:textId="0F45E928" w:rsidR="005973C1" w:rsidRDefault="005973C1" w:rsidP="005973C1">
      <w:pPr>
        <w:pStyle w:val="berschrift1"/>
        <w:spacing w:before="0"/>
      </w:pPr>
      <w:bookmarkStart w:id="8" w:name="_Toc473201235"/>
      <w:r w:rsidRPr="005973C1">
        <w:rPr>
          <w:rFonts w:cs="Times New Roman"/>
          <w:szCs w:val="28"/>
        </w:rPr>
        <w:lastRenderedPageBreak/>
        <w:t>DIE COMA-DATENSTRUKTUR</w:t>
      </w:r>
      <w:bookmarkEnd w:id="8"/>
    </w:p>
    <w:p w14:paraId="07ED443C" w14:textId="7F7974C4" w:rsidR="00554D11" w:rsidRDefault="005973C1" w:rsidP="005973C1">
      <w:pPr>
        <w:pStyle w:val="Standard-BlockCharCharChar"/>
        <w:rPr>
          <w:lang w:val="de-DE"/>
        </w:rPr>
      </w:pPr>
      <w:r w:rsidRPr="005C4691">
        <w:rPr>
          <w:lang w:val="de-DE"/>
        </w:rPr>
        <w:t xml:space="preserve">Die Struktur, in der Metadaten in Coma verwaltet werden, kennt einige vorgegebene </w:t>
      </w:r>
      <w:r w:rsidR="00554D11">
        <w:rPr>
          <w:lang w:val="de-DE"/>
        </w:rPr>
        <w:t>„</w:t>
      </w:r>
      <w:r w:rsidRPr="005C4691">
        <w:rPr>
          <w:lang w:val="de-DE"/>
        </w:rPr>
        <w:t>Datencontainer</w:t>
      </w:r>
      <w:r w:rsidR="00554D11">
        <w:rPr>
          <w:lang w:val="de-DE"/>
        </w:rPr>
        <w:t>“</w:t>
      </w:r>
      <w:r w:rsidRPr="005C4691">
        <w:rPr>
          <w:lang w:val="de-DE"/>
        </w:rPr>
        <w:t xml:space="preserve">: </w:t>
      </w:r>
    </w:p>
    <w:p w14:paraId="4ACB5F74" w14:textId="77777777" w:rsidR="00554D11" w:rsidRDefault="005973C1" w:rsidP="00864092">
      <w:pPr>
        <w:pStyle w:val="Aufzhlungszeichen1"/>
        <w:spacing w:before="0" w:after="0"/>
      </w:pPr>
      <w:r w:rsidRPr="005C4691">
        <w:t xml:space="preserve">Korpora, </w:t>
      </w:r>
    </w:p>
    <w:p w14:paraId="345876FB" w14:textId="77777777" w:rsidR="00554D11" w:rsidRDefault="005973C1" w:rsidP="00864092">
      <w:pPr>
        <w:pStyle w:val="Aufzhlungszeichen1"/>
        <w:spacing w:before="0" w:after="0"/>
      </w:pPr>
      <w:r w:rsidRPr="005C4691">
        <w:t xml:space="preserve">Kommunikationen, </w:t>
      </w:r>
    </w:p>
    <w:p w14:paraId="6DA24D36" w14:textId="77777777" w:rsidR="00554D11" w:rsidRDefault="005973C1" w:rsidP="00864092">
      <w:pPr>
        <w:pStyle w:val="Aufzhlungszeichen1"/>
        <w:spacing w:before="0" w:after="0"/>
      </w:pPr>
      <w:r w:rsidRPr="005C4691">
        <w:t xml:space="preserve">Sprecher, </w:t>
      </w:r>
    </w:p>
    <w:p w14:paraId="699EC70A" w14:textId="77777777" w:rsidR="00554D11" w:rsidRDefault="005973C1" w:rsidP="00864092">
      <w:pPr>
        <w:pStyle w:val="Aufzhlungszeichen1"/>
        <w:spacing w:before="0" w:after="0"/>
      </w:pPr>
      <w:r w:rsidRPr="005C4691">
        <w:t xml:space="preserve">Transkriptionen, </w:t>
      </w:r>
    </w:p>
    <w:p w14:paraId="334E0308" w14:textId="77777777" w:rsidR="00554D11" w:rsidRDefault="005973C1" w:rsidP="00864092">
      <w:pPr>
        <w:pStyle w:val="Aufzhlungszeichen1"/>
        <w:spacing w:before="0" w:after="0"/>
      </w:pPr>
      <w:r w:rsidRPr="005C4691">
        <w:t xml:space="preserve">Aufnahmen, </w:t>
      </w:r>
    </w:p>
    <w:p w14:paraId="2024A359" w14:textId="77777777" w:rsidR="00554D11" w:rsidRDefault="005973C1" w:rsidP="00864092">
      <w:pPr>
        <w:pStyle w:val="Aufzhlungszeichen1"/>
        <w:spacing w:before="0"/>
      </w:pPr>
      <w:r w:rsidRPr="005C4691">
        <w:t xml:space="preserve">und verknüpfte Dateien. </w:t>
      </w:r>
      <w:bookmarkStart w:id="9" w:name="_GoBack"/>
      <w:bookmarkEnd w:id="9"/>
    </w:p>
    <w:p w14:paraId="1D043AC7" w14:textId="48DB2C89" w:rsidR="005973C1" w:rsidRDefault="005973C1" w:rsidP="00554D11">
      <w:pPr>
        <w:pStyle w:val="Standard-BlockCharCharChar"/>
      </w:pPr>
      <w:r w:rsidRPr="00554D11">
        <w:rPr>
          <w:lang w:val="de-DE"/>
        </w:rPr>
        <w:t xml:space="preserve">Unter diesen </w:t>
      </w:r>
      <w:r w:rsidR="00975854">
        <w:rPr>
          <w:lang w:val="de-DE"/>
        </w:rPr>
        <w:t>„</w:t>
      </w:r>
      <w:r w:rsidRPr="00554D11">
        <w:rPr>
          <w:lang w:val="de-DE"/>
        </w:rPr>
        <w:t>Containern</w:t>
      </w:r>
      <w:r w:rsidR="00975854">
        <w:rPr>
          <w:lang w:val="de-DE"/>
        </w:rPr>
        <w:t>“</w:t>
      </w:r>
      <w:r w:rsidRPr="00554D11">
        <w:rPr>
          <w:lang w:val="de-DE"/>
        </w:rPr>
        <w:t xml:space="preserve"> existieren verschiedene Datentypen, die in mehreren dieser Container Verwendung finden können. </w:t>
      </w:r>
      <w:r w:rsidRPr="00EA4F94">
        <w:t>Da es wichtig ist, das Zusammenspiel dieser Container zu verstehen, sollen sie hier kurz beschrieben werden:</w:t>
      </w:r>
    </w:p>
    <w:p w14:paraId="052F7021" w14:textId="77777777" w:rsidR="00554D11" w:rsidRPr="00EA4F94" w:rsidRDefault="00554D11" w:rsidP="005973C1">
      <w:pPr>
        <w:pStyle w:val="Standard-BlockCharCharChar"/>
        <w:rPr>
          <w:lang w:val="de-DE"/>
        </w:rPr>
      </w:pPr>
    </w:p>
    <w:p w14:paraId="3ED76BB1" w14:textId="3FB72441" w:rsidR="0017743F" w:rsidRPr="00BE2AA5" w:rsidRDefault="005973C1" w:rsidP="00B47F4C">
      <w:pPr>
        <w:pStyle w:val="berschrift2"/>
        <w:rPr>
          <w:rFonts w:ascii="Times New Roman" w:hAnsi="Times New Roman" w:cs="Times New Roman"/>
          <w:caps/>
          <w:color w:val="auto"/>
          <w:sz w:val="24"/>
          <w:szCs w:val="24"/>
          <w:lang w:val="en-US" w:eastAsia="en-US"/>
        </w:rPr>
      </w:pPr>
      <w:bookmarkStart w:id="10" w:name="_Toc473201236"/>
      <w:proofErr w:type="spellStart"/>
      <w:r>
        <w:rPr>
          <w:rFonts w:ascii="Times New Roman" w:hAnsi="Times New Roman" w:cs="Times New Roman"/>
          <w:color w:val="auto"/>
          <w:sz w:val="24"/>
          <w:szCs w:val="24"/>
          <w:lang w:val="en-US" w:eastAsia="en-US"/>
        </w:rPr>
        <w:t>Korpus</w:t>
      </w:r>
      <w:bookmarkEnd w:id="10"/>
      <w:proofErr w:type="spellEnd"/>
    </w:p>
    <w:p w14:paraId="4A8B9FD8" w14:textId="77777777" w:rsidR="005973C1" w:rsidRPr="00EA4F94" w:rsidRDefault="005973C1" w:rsidP="005973C1">
      <w:pPr>
        <w:pStyle w:val="Standard-BlockCharCharChar"/>
        <w:rPr>
          <w:lang w:val="de-DE"/>
        </w:rPr>
      </w:pPr>
      <w:r w:rsidRPr="00564A6E">
        <w:rPr>
          <w:lang w:val="de-DE"/>
        </w:rPr>
        <w:t xml:space="preserve">Ein </w:t>
      </w:r>
      <w:r w:rsidRPr="00975854">
        <w:rPr>
          <w:rStyle w:val="RefsZchn"/>
        </w:rPr>
        <w:t>Korpus</w:t>
      </w:r>
      <w:r w:rsidRPr="00564A6E">
        <w:rPr>
          <w:lang w:val="de-DE"/>
        </w:rPr>
        <w:t xml:space="preserve"> bildet den Container für alle anderen Metadatentypen. </w:t>
      </w:r>
      <w:r w:rsidRPr="00EA4F94">
        <w:rPr>
          <w:lang w:val="de-DE"/>
        </w:rPr>
        <w:t xml:space="preserve">Ein Korpus enthält </w:t>
      </w:r>
      <w:r w:rsidRPr="00975854">
        <w:rPr>
          <w:rStyle w:val="RefsZchn"/>
        </w:rPr>
        <w:t>Metadaten</w:t>
      </w:r>
      <w:r w:rsidRPr="00EA4F94">
        <w:rPr>
          <w:lang w:val="de-DE"/>
        </w:rPr>
        <w:t xml:space="preserve"> (zu Kommunikationen und Sprechern) sowie Verweise auf alle zum Korpus gehörenden Dateien.</w:t>
      </w:r>
    </w:p>
    <w:p w14:paraId="10E0CB73" w14:textId="7FBFA4A3" w:rsidR="00004249" w:rsidRPr="00EA4F94" w:rsidRDefault="00004249" w:rsidP="00B84AED">
      <w:pPr>
        <w:pStyle w:val="Standard-BlockCharCharChar"/>
        <w:rPr>
          <w:lang w:val="de-DE"/>
        </w:rPr>
      </w:pPr>
      <w:bookmarkStart w:id="11" w:name="_txlknnr5jlgl" w:colFirst="0" w:colLast="0"/>
      <w:bookmarkEnd w:id="11"/>
    </w:p>
    <w:p w14:paraId="1AE9BAEB" w14:textId="38FC23E1" w:rsidR="00004249" w:rsidRDefault="005973C1" w:rsidP="005973C1">
      <w:pPr>
        <w:pStyle w:val="berschrift2"/>
        <w:rPr>
          <w:rFonts w:ascii="Times New Roman" w:hAnsi="Times New Roman" w:cs="Times New Roman"/>
          <w:color w:val="auto"/>
          <w:sz w:val="24"/>
          <w:szCs w:val="24"/>
          <w:lang w:val="en-GB" w:eastAsia="en-US"/>
        </w:rPr>
      </w:pPr>
      <w:bookmarkStart w:id="12" w:name="_Toc473201237"/>
      <w:proofErr w:type="spellStart"/>
      <w:r w:rsidRPr="005973C1">
        <w:rPr>
          <w:rFonts w:ascii="Times New Roman" w:hAnsi="Times New Roman" w:cs="Times New Roman"/>
          <w:color w:val="auto"/>
          <w:sz w:val="24"/>
          <w:szCs w:val="24"/>
          <w:lang w:val="en-GB" w:eastAsia="en-US"/>
        </w:rPr>
        <w:t>Kommunikationen</w:t>
      </w:r>
      <w:bookmarkEnd w:id="12"/>
      <w:proofErr w:type="spellEnd"/>
    </w:p>
    <w:p w14:paraId="123AA5F2" w14:textId="77777777" w:rsidR="005973C1" w:rsidRPr="00EA4F94" w:rsidRDefault="005973C1" w:rsidP="00B84AED">
      <w:pPr>
        <w:pStyle w:val="Standard-BlockCharCharChar"/>
        <w:rPr>
          <w:lang w:val="de-DE"/>
        </w:rPr>
      </w:pPr>
      <w:r w:rsidRPr="005973C1">
        <w:rPr>
          <w:lang w:val="de-DE"/>
        </w:rPr>
        <w:t xml:space="preserve">Mit </w:t>
      </w:r>
      <w:r w:rsidRPr="00975854">
        <w:rPr>
          <w:rStyle w:val="RefsZchn"/>
        </w:rPr>
        <w:t>Kommunikationen</w:t>
      </w:r>
      <w:r w:rsidRPr="005973C1">
        <w:rPr>
          <w:lang w:val="de-DE"/>
        </w:rPr>
        <w:t xml:space="preserve"> werden Gesprächsereignisse verwaltet. </w:t>
      </w:r>
      <w:r w:rsidRPr="005C4691">
        <w:rPr>
          <w:lang w:val="de-DE"/>
        </w:rPr>
        <w:t xml:space="preserve">An Kommunikationen nehmen typischerweise </w:t>
      </w:r>
      <w:r w:rsidRPr="00975854">
        <w:rPr>
          <w:rStyle w:val="RefsZchn"/>
        </w:rPr>
        <w:t>Sprecher</w:t>
      </w:r>
      <w:r w:rsidRPr="005C4691">
        <w:rPr>
          <w:lang w:val="de-DE"/>
        </w:rPr>
        <w:t xml:space="preserve"> teil und es kann </w:t>
      </w:r>
      <w:r w:rsidRPr="00975854">
        <w:rPr>
          <w:rStyle w:val="RefsZchn"/>
        </w:rPr>
        <w:t>Aufnahmen</w:t>
      </w:r>
      <w:r w:rsidRPr="005C4691">
        <w:rPr>
          <w:lang w:val="de-DE"/>
        </w:rPr>
        <w:t xml:space="preserve"> und </w:t>
      </w:r>
      <w:r w:rsidRPr="00975854">
        <w:rPr>
          <w:rStyle w:val="RefsZchn"/>
        </w:rPr>
        <w:t>Transkriptionen</w:t>
      </w:r>
      <w:r w:rsidRPr="005C4691">
        <w:rPr>
          <w:lang w:val="de-DE"/>
        </w:rPr>
        <w:t xml:space="preserve"> zu den Kommunikationen geben. </w:t>
      </w:r>
      <w:r w:rsidRPr="005973C1">
        <w:rPr>
          <w:lang w:val="de-DE"/>
        </w:rPr>
        <w:t xml:space="preserve">Das heißt im Datenmodell können Aufnahmen, Transkriptionen, Dateien und Sprecher diesen Kommunikationen zugeordnet sein. </w:t>
      </w:r>
      <w:r w:rsidRPr="00EA4F94">
        <w:rPr>
          <w:lang w:val="de-DE"/>
        </w:rPr>
        <w:t>Mit den Kommunikationen werden alle Konstellationsdaten zu dem Gesprächsereignis gespeichert, also Dinge wie Ort, Zeit, besondere Umstände, beteiligte Sprachen etc.</w:t>
      </w:r>
    </w:p>
    <w:p w14:paraId="33DABF41" w14:textId="47DBF2C6" w:rsidR="007C1702" w:rsidRPr="00EA4F94" w:rsidRDefault="007C1702" w:rsidP="00B84AED">
      <w:pPr>
        <w:pStyle w:val="Standard-BlockCharCharChar"/>
        <w:rPr>
          <w:lang w:val="de-DE"/>
        </w:rPr>
      </w:pPr>
    </w:p>
    <w:p w14:paraId="5F763544" w14:textId="7AC26B56" w:rsidR="00004249" w:rsidRPr="00BE2AA5" w:rsidRDefault="005973C1" w:rsidP="005973C1">
      <w:pPr>
        <w:pStyle w:val="berschrift2"/>
        <w:rPr>
          <w:rFonts w:ascii="Times New Roman" w:hAnsi="Times New Roman" w:cs="Times New Roman"/>
          <w:color w:val="auto"/>
          <w:sz w:val="24"/>
          <w:szCs w:val="24"/>
          <w:lang w:val="en-GB" w:eastAsia="en-US"/>
        </w:rPr>
      </w:pPr>
      <w:bookmarkStart w:id="13" w:name="_Toc472975260"/>
      <w:bookmarkStart w:id="14" w:name="_Toc472975262"/>
      <w:bookmarkStart w:id="15" w:name="_Toc472975264"/>
      <w:bookmarkStart w:id="16" w:name="_1.3._Generating_a"/>
      <w:bookmarkStart w:id="17" w:name="_Toc473201238"/>
      <w:bookmarkEnd w:id="13"/>
      <w:bookmarkEnd w:id="14"/>
      <w:bookmarkEnd w:id="15"/>
      <w:bookmarkEnd w:id="16"/>
      <w:proofErr w:type="spellStart"/>
      <w:r w:rsidRPr="005973C1">
        <w:rPr>
          <w:rFonts w:ascii="Times New Roman" w:hAnsi="Times New Roman" w:cs="Times New Roman"/>
          <w:color w:val="auto"/>
          <w:sz w:val="24"/>
          <w:szCs w:val="24"/>
          <w:lang w:val="en-GB" w:eastAsia="en-US"/>
        </w:rPr>
        <w:t>Sprecher</w:t>
      </w:r>
      <w:bookmarkEnd w:id="17"/>
      <w:proofErr w:type="spellEnd"/>
    </w:p>
    <w:p w14:paraId="54E6544F" w14:textId="251A196A" w:rsidR="00004249" w:rsidRPr="00EA4F94" w:rsidRDefault="005973C1" w:rsidP="00B84AED">
      <w:pPr>
        <w:pStyle w:val="Standard-BlockCharCharChar"/>
        <w:rPr>
          <w:lang w:val="de-DE"/>
        </w:rPr>
      </w:pPr>
      <w:r w:rsidRPr="00975854">
        <w:rPr>
          <w:rStyle w:val="RefsZchn"/>
        </w:rPr>
        <w:t>Sprecher</w:t>
      </w:r>
      <w:r w:rsidRPr="005973C1">
        <w:rPr>
          <w:lang w:val="de-DE"/>
        </w:rPr>
        <w:t xml:space="preserve">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werden sie hier erfasst. Die Daten, die zu den Sprechern erfasst werden, sind von der Kommunikation zunächst unabhängig. Es sollten </w:t>
      </w:r>
      <w:r w:rsidRPr="00975854">
        <w:rPr>
          <w:u w:val="single"/>
          <w:lang w:val="de-DE"/>
        </w:rPr>
        <w:t>keine</w:t>
      </w:r>
      <w:r w:rsidRPr="005973C1">
        <w:rPr>
          <w:lang w:val="de-DE"/>
        </w:rPr>
        <w:t xml:space="preserve"> kommunikationsbezogenen Daten mit den Sprechern erfasst werden, damit Sprecher mehreren Kommunikationen zugeordnet werden können. Erfasst werden dagegen Daten wie</w:t>
      </w:r>
      <w:r w:rsidR="00975854">
        <w:rPr>
          <w:lang w:val="de-DE"/>
        </w:rPr>
        <w:t>:</w:t>
      </w:r>
      <w:r w:rsidRPr="005973C1">
        <w:rPr>
          <w:lang w:val="de-DE"/>
        </w:rPr>
        <w:t xml:space="preserve"> Geburtsort und -Datum, biographische Angaben, gesprochene Sprachen und deren Status etc.</w:t>
      </w:r>
    </w:p>
    <w:p w14:paraId="21CA4397" w14:textId="77777777" w:rsidR="005D2936" w:rsidRPr="00EA4F94" w:rsidRDefault="005D2936" w:rsidP="00B84AED">
      <w:pPr>
        <w:pStyle w:val="Standard-BlockCharCharChar"/>
        <w:rPr>
          <w:lang w:val="de-DE"/>
        </w:rPr>
      </w:pPr>
    </w:p>
    <w:p w14:paraId="65E1A5B8" w14:textId="288CED55" w:rsidR="0017743F" w:rsidRPr="00BE2AA5" w:rsidRDefault="005973C1" w:rsidP="00B47F4C">
      <w:pPr>
        <w:pStyle w:val="berschrift2"/>
        <w:rPr>
          <w:rFonts w:ascii="Times New Roman" w:hAnsi="Times New Roman" w:cs="Times New Roman"/>
          <w:color w:val="auto"/>
          <w:sz w:val="24"/>
          <w:szCs w:val="24"/>
          <w:lang w:val="en-GB" w:eastAsia="en-US"/>
        </w:rPr>
      </w:pPr>
      <w:bookmarkStart w:id="18" w:name="_Toc473201239"/>
      <w:proofErr w:type="spellStart"/>
      <w:r>
        <w:rPr>
          <w:rFonts w:ascii="Times New Roman" w:hAnsi="Times New Roman" w:cs="Times New Roman"/>
          <w:color w:val="auto"/>
          <w:sz w:val="24"/>
          <w:szCs w:val="24"/>
          <w:lang w:val="en-GB" w:eastAsia="en-US"/>
        </w:rPr>
        <w:lastRenderedPageBreak/>
        <w:t>Aufnahmen</w:t>
      </w:r>
      <w:bookmarkEnd w:id="18"/>
      <w:proofErr w:type="spellEnd"/>
    </w:p>
    <w:p w14:paraId="0CB883AF" w14:textId="008A60EE" w:rsidR="008E0891" w:rsidRPr="00EA4F94" w:rsidRDefault="005973C1" w:rsidP="005973C1">
      <w:pPr>
        <w:pStyle w:val="Standard-BlockCharCharChar"/>
        <w:rPr>
          <w:lang w:val="de-DE"/>
        </w:rPr>
      </w:pPr>
      <w:r w:rsidRPr="00975854">
        <w:rPr>
          <w:rStyle w:val="RefsZchn"/>
        </w:rPr>
        <w:t>Aufnahmen</w:t>
      </w:r>
      <w:r w:rsidRPr="005973C1">
        <w:rPr>
          <w:lang w:val="de-DE"/>
        </w:rPr>
        <w:t xml:space="preserve"> beziehen sich auf Audio- oder Videoaufnahmen, die zu Kommunikationen angefertigt wurden. Das Coma-Datenmodell unterscheidet</w:t>
      </w:r>
      <w:r w:rsidR="00975854">
        <w:rPr>
          <w:lang w:val="de-DE"/>
        </w:rPr>
        <w:t>:</w:t>
      </w:r>
      <w:r w:rsidRPr="005973C1">
        <w:rPr>
          <w:lang w:val="de-DE"/>
        </w:rPr>
        <w:t xml:space="preserve"> Aufnahmen und </w:t>
      </w:r>
      <w:r w:rsidRPr="00975854">
        <w:rPr>
          <w:u w:val="single"/>
          <w:lang w:val="de-DE"/>
        </w:rPr>
        <w:t>tatsächliche</w:t>
      </w:r>
      <w:r w:rsidRPr="005973C1">
        <w:rPr>
          <w:lang w:val="de-DE"/>
        </w:rPr>
        <w:t xml:space="preserve"> Mediendateien. Einer Aufnahme können mehrere tatsächliche Mediendateien zugeordnet werden. Aufnahmen lassen sich nur anlegen, wenn es bereits eine Kommunikation gibt, zu der sie sich zuordnen lassen.</w:t>
      </w:r>
    </w:p>
    <w:p w14:paraId="4C84899B" w14:textId="77777777" w:rsidR="00194037" w:rsidRPr="00EA4F94" w:rsidRDefault="00194037" w:rsidP="00B84AED">
      <w:pPr>
        <w:pStyle w:val="Standard-BlockCharCharChar"/>
        <w:rPr>
          <w:lang w:val="de-DE"/>
        </w:rPr>
      </w:pPr>
    </w:p>
    <w:p w14:paraId="1DA096B6" w14:textId="38FA137A" w:rsidR="00B31C36" w:rsidRPr="00BE2AA5" w:rsidRDefault="005973C1" w:rsidP="00B47F4C">
      <w:pPr>
        <w:pStyle w:val="berschrift2"/>
        <w:rPr>
          <w:rFonts w:ascii="Times New Roman" w:hAnsi="Times New Roman" w:cs="Times New Roman"/>
          <w:color w:val="auto"/>
          <w:sz w:val="24"/>
          <w:szCs w:val="24"/>
          <w:lang w:val="en-GB" w:eastAsia="en-US"/>
        </w:rPr>
      </w:pPr>
      <w:bookmarkStart w:id="19" w:name="_Toc473201240"/>
      <w:proofErr w:type="spellStart"/>
      <w:r>
        <w:rPr>
          <w:rFonts w:ascii="Times New Roman" w:hAnsi="Times New Roman" w:cs="Times New Roman"/>
          <w:color w:val="auto"/>
          <w:sz w:val="24"/>
          <w:szCs w:val="24"/>
          <w:lang w:val="en-GB" w:eastAsia="en-US"/>
        </w:rPr>
        <w:t>Transkriptionen</w:t>
      </w:r>
      <w:bookmarkEnd w:id="19"/>
      <w:proofErr w:type="spellEnd"/>
    </w:p>
    <w:p w14:paraId="2389D2DC" w14:textId="1C9D29DA" w:rsidR="00B31C36" w:rsidRPr="005973C1" w:rsidRDefault="005973C1" w:rsidP="00B84AED">
      <w:pPr>
        <w:pStyle w:val="Standard-BlockCharCharChar"/>
        <w:rPr>
          <w:lang w:val="de-DE"/>
        </w:rPr>
      </w:pPr>
      <w:r w:rsidRPr="005973C1">
        <w:rPr>
          <w:lang w:val="de-DE"/>
        </w:rPr>
        <w:t xml:space="preserve">Im Datentyp </w:t>
      </w:r>
      <w:r w:rsidRPr="00FF4B67">
        <w:rPr>
          <w:rStyle w:val="RefsZchn"/>
          <w:lang w:val="de-DE"/>
        </w:rPr>
        <w:t>Transkriptionen</w:t>
      </w:r>
      <w:r w:rsidRPr="005973C1">
        <w:rPr>
          <w:lang w:val="de-DE"/>
        </w:rPr>
        <w:t xml:space="preserve"> werden Verknüpfungen zu EXMARaLDA-Transkriptionen gespeichert. Coma verwaltet dabei sowohl Basis- </w:t>
      </w:r>
      <w:r w:rsidR="00975854">
        <w:rPr>
          <w:lang w:val="de-DE"/>
        </w:rPr>
        <w:t xml:space="preserve">(Dateiendung „.exb) </w:t>
      </w:r>
      <w:r w:rsidRPr="005973C1">
        <w:rPr>
          <w:lang w:val="de-DE"/>
        </w:rPr>
        <w:t>als auch segmentierte Transkriptionen</w:t>
      </w:r>
      <w:r w:rsidR="00975854">
        <w:rPr>
          <w:lang w:val="de-DE"/>
        </w:rPr>
        <w:t xml:space="preserve"> (Dateinendung „.exs“)</w:t>
      </w:r>
      <w:r w:rsidRPr="005973C1">
        <w:rPr>
          <w:lang w:val="de-DE"/>
        </w:rPr>
        <w:t xml:space="preserve">. </w:t>
      </w:r>
      <w:r w:rsidRPr="005C4691">
        <w:rPr>
          <w:lang w:val="de-DE"/>
        </w:rPr>
        <w:t xml:space="preserve">Zur Anzeige von Basistranskriptionen und zu ihrer Behandlung lassen sich in den </w:t>
      </w:r>
      <w:r w:rsidR="00FF4B67">
        <w:rPr>
          <w:lang w:val="de-DE"/>
        </w:rPr>
        <w:t xml:space="preserve">Einstellungen </w:t>
      </w:r>
      <w:r w:rsidRPr="005C4691">
        <w:rPr>
          <w:lang w:val="de-DE"/>
        </w:rPr>
        <w:t xml:space="preserve">von Coma </w:t>
      </w:r>
      <w:r w:rsidR="000A0771" w:rsidRPr="005C4691">
        <w:rPr>
          <w:lang w:val="de-DE"/>
        </w:rPr>
        <w:t>Vorgaben machen</w:t>
      </w:r>
      <w:r w:rsidR="000A0771">
        <w:rPr>
          <w:lang w:val="de-DE"/>
        </w:rPr>
        <w:t xml:space="preserve"> </w:t>
      </w:r>
      <w:r w:rsidR="00FF4B67">
        <w:rPr>
          <w:lang w:val="de-DE"/>
        </w:rPr>
        <w:t>(</w:t>
      </w:r>
      <w:r w:rsidR="00FF4B67" w:rsidRPr="00FF4B67">
        <w:rPr>
          <w:rStyle w:val="Menufunction"/>
          <w:lang w:val="de-DE"/>
        </w:rPr>
        <w:t>Bearbeiten &gt; Einstellungen</w:t>
      </w:r>
      <w:r w:rsidR="00FF4B67">
        <w:rPr>
          <w:lang w:val="de-DE"/>
        </w:rPr>
        <w:t xml:space="preserve">, s. auch Abschnitt </w:t>
      </w:r>
      <w:r w:rsidR="00FF4B67" w:rsidRPr="00FF4B67">
        <w:rPr>
          <w:rStyle w:val="QuerverweiseZchn"/>
        </w:rPr>
        <w:fldChar w:fldCharType="begin"/>
      </w:r>
      <w:r w:rsidR="00FF4B67" w:rsidRPr="00FF4B67">
        <w:rPr>
          <w:rStyle w:val="QuerverweiseZchn"/>
          <w:lang w:val="de-DE"/>
        </w:rPr>
        <w:instrText xml:space="preserve"> REF _Ref473202416 \h </w:instrText>
      </w:r>
      <w:r w:rsidR="00FF4B67" w:rsidRPr="00FF4B67">
        <w:rPr>
          <w:rStyle w:val="QuerverweiseZchn"/>
        </w:rPr>
      </w:r>
      <w:r w:rsidR="00FF4B67" w:rsidRPr="00FF4B67">
        <w:rPr>
          <w:rStyle w:val="QuerverweiseZchn"/>
          <w:lang w:val="de-DE"/>
        </w:rPr>
        <w:instrText xml:space="preserve"> \* MERGEFORMAT </w:instrText>
      </w:r>
      <w:r w:rsidR="00FF4B67" w:rsidRPr="00FF4B67">
        <w:rPr>
          <w:rStyle w:val="QuerverweiseZchn"/>
        </w:rPr>
        <w:fldChar w:fldCharType="separate"/>
      </w:r>
      <w:r w:rsidR="00FF4B67" w:rsidRPr="00FF4B67">
        <w:rPr>
          <w:rStyle w:val="QuerverweiseZchn"/>
          <w:lang w:val="de-DE"/>
        </w:rPr>
        <w:t>Einstellungen</w:t>
      </w:r>
      <w:r w:rsidR="00FF4B67" w:rsidRPr="00FF4B67">
        <w:rPr>
          <w:rStyle w:val="QuerverweiseZchn"/>
        </w:rPr>
        <w:fldChar w:fldCharType="end"/>
      </w:r>
      <w:r w:rsidR="00FF4B67">
        <w:rPr>
          <w:lang w:val="de-DE"/>
        </w:rPr>
        <w:t>).</w:t>
      </w:r>
      <w:r w:rsidRPr="005C4691">
        <w:rPr>
          <w:lang w:val="de-DE"/>
        </w:rPr>
        <w:t xml:space="preserve"> </w:t>
      </w:r>
      <w:r w:rsidR="000A0771">
        <w:rPr>
          <w:lang w:val="de-DE"/>
        </w:rPr>
        <w:t xml:space="preserve">Transkriptionen sind, genau wie Aufnahmen, </w:t>
      </w:r>
      <w:r w:rsidRPr="005973C1">
        <w:rPr>
          <w:lang w:val="de-DE"/>
        </w:rPr>
        <w:t>mit Kommunikationen verknüpft. Sie lassen sich also ohne Kommunikation nicht verwalten. Auch mit den Aufnahmen sind sie nur über die Kommunikation verbunden.</w:t>
      </w:r>
    </w:p>
    <w:p w14:paraId="29242D08" w14:textId="77777777" w:rsidR="004856A4" w:rsidRPr="00EA4F94" w:rsidRDefault="004856A4" w:rsidP="00B84AED">
      <w:pPr>
        <w:pStyle w:val="Standard-BlockCharCharChar"/>
        <w:rPr>
          <w:lang w:val="de-DE"/>
        </w:rPr>
      </w:pPr>
    </w:p>
    <w:p w14:paraId="73F9A92A" w14:textId="6A1433F7" w:rsidR="00F530D1" w:rsidRPr="00BE2AA5" w:rsidRDefault="005973C1" w:rsidP="005973C1">
      <w:pPr>
        <w:pStyle w:val="berschrift2"/>
        <w:rPr>
          <w:lang w:val="en-GB" w:eastAsia="en-US"/>
        </w:rPr>
      </w:pPr>
      <w:bookmarkStart w:id="20" w:name="_Toc473201241"/>
      <w:proofErr w:type="spellStart"/>
      <w:r w:rsidRPr="005973C1">
        <w:rPr>
          <w:rFonts w:ascii="Times New Roman" w:hAnsi="Times New Roman" w:cs="Times New Roman"/>
          <w:color w:val="auto"/>
          <w:sz w:val="24"/>
          <w:szCs w:val="24"/>
          <w:lang w:val="en-GB" w:eastAsia="en-US"/>
        </w:rPr>
        <w:t>Verknüpfte</w:t>
      </w:r>
      <w:proofErr w:type="spellEnd"/>
      <w:r w:rsidRPr="005973C1">
        <w:rPr>
          <w:rFonts w:ascii="Times New Roman" w:hAnsi="Times New Roman" w:cs="Times New Roman"/>
          <w:color w:val="auto"/>
          <w:sz w:val="24"/>
          <w:szCs w:val="24"/>
          <w:lang w:val="en-GB" w:eastAsia="en-US"/>
        </w:rPr>
        <w:t xml:space="preserve"> </w:t>
      </w:r>
      <w:proofErr w:type="spellStart"/>
      <w:r w:rsidRPr="005973C1">
        <w:rPr>
          <w:rFonts w:ascii="Times New Roman" w:hAnsi="Times New Roman" w:cs="Times New Roman"/>
          <w:color w:val="auto"/>
          <w:sz w:val="24"/>
          <w:szCs w:val="24"/>
          <w:lang w:val="en-GB" w:eastAsia="en-US"/>
        </w:rPr>
        <w:t>Dateien</w:t>
      </w:r>
      <w:bookmarkEnd w:id="20"/>
      <w:proofErr w:type="spellEnd"/>
      <w:r w:rsidRPr="005973C1">
        <w:rPr>
          <w:rFonts w:ascii="Times New Roman" w:hAnsi="Times New Roman" w:cs="Times New Roman"/>
          <w:color w:val="auto"/>
          <w:sz w:val="24"/>
          <w:szCs w:val="24"/>
          <w:lang w:val="en-GB" w:eastAsia="en-US"/>
        </w:rPr>
        <w:t xml:space="preserve"> </w:t>
      </w:r>
    </w:p>
    <w:p w14:paraId="421EE776" w14:textId="64D92BCF" w:rsidR="005973C1" w:rsidRPr="00EA4F94" w:rsidRDefault="005973C1" w:rsidP="005973C1">
      <w:pPr>
        <w:pStyle w:val="Standard-BlockCharCharChar"/>
        <w:rPr>
          <w:sz w:val="22"/>
          <w:lang w:val="de-DE" w:eastAsia="en-US"/>
        </w:rPr>
      </w:pPr>
      <w:r w:rsidRPr="00EA4F94">
        <w:rPr>
          <w:lang w:val="de-DE"/>
        </w:rPr>
        <w:t xml:space="preserve">Zu Kommunikationen lassen sich auch Dateien zuordnen, die </w:t>
      </w:r>
      <w:r w:rsidRPr="00864092">
        <w:rPr>
          <w:u w:val="single"/>
          <w:lang w:val="de-DE"/>
        </w:rPr>
        <w:t>keine</w:t>
      </w:r>
      <w:r w:rsidRPr="00EA4F94">
        <w:rPr>
          <w:lang w:val="de-DE"/>
        </w:rPr>
        <w:t xml:space="preserve"> Aufnahmen oder Transkriptionen sind. Dies können beispielsweise</w:t>
      </w:r>
      <w:r w:rsidR="00864092">
        <w:rPr>
          <w:lang w:val="de-DE"/>
        </w:rPr>
        <w:t>:</w:t>
      </w:r>
      <w:r w:rsidRPr="00EA4F94">
        <w:rPr>
          <w:lang w:val="de-DE"/>
        </w:rPr>
        <w:t xml:space="preserve"> Aufnahmeprotokolle, Pläne, gescannte Metadaten-Erfassungsbögen oder ähnliches sein.</w:t>
      </w:r>
    </w:p>
    <w:p w14:paraId="0F18B121" w14:textId="77777777" w:rsidR="005973C1" w:rsidRPr="009055FA" w:rsidRDefault="005973C1" w:rsidP="00864092">
      <w:pPr>
        <w:pStyle w:val="GraphikFormat"/>
      </w:pPr>
      <w:r w:rsidRPr="009055FA">
        <w:rPr>
          <w:noProof/>
        </w:rPr>
        <w:drawing>
          <wp:inline distT="19050" distB="19050" distL="19050" distR="19050" wp14:anchorId="415005DF" wp14:editId="3FEB8FD2">
            <wp:extent cx="6107430" cy="2734310"/>
            <wp:effectExtent l="0" t="0" r="7620" b="889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8"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14:paraId="08B1FE38" w14:textId="41440A1C" w:rsidR="00BE2AA5" w:rsidRPr="00864092" w:rsidRDefault="00BE2AA5" w:rsidP="00864092">
      <w:pPr>
        <w:pStyle w:val="Standard-BlockCharCharChar"/>
      </w:pPr>
    </w:p>
    <w:p w14:paraId="2ECB1137" w14:textId="1AB8DEB2" w:rsidR="00DE1553" w:rsidRPr="00BE2AA5" w:rsidRDefault="005973C1" w:rsidP="005973C1">
      <w:pPr>
        <w:pStyle w:val="berschrift2"/>
        <w:rPr>
          <w:lang w:val="en-GB" w:eastAsia="en-US"/>
        </w:rPr>
      </w:pPr>
      <w:bookmarkStart w:id="21" w:name="_Toc473201242"/>
      <w:proofErr w:type="spellStart"/>
      <w:r w:rsidRPr="005973C1">
        <w:rPr>
          <w:rFonts w:ascii="Times New Roman" w:hAnsi="Times New Roman" w:cs="Times New Roman"/>
          <w:color w:val="auto"/>
          <w:sz w:val="24"/>
          <w:szCs w:val="24"/>
          <w:lang w:val="en-GB" w:eastAsia="en-US"/>
        </w:rPr>
        <w:t>Weitere</w:t>
      </w:r>
      <w:proofErr w:type="spellEnd"/>
      <w:r w:rsidRPr="005973C1">
        <w:rPr>
          <w:rFonts w:ascii="Times New Roman" w:hAnsi="Times New Roman" w:cs="Times New Roman"/>
          <w:color w:val="auto"/>
          <w:sz w:val="24"/>
          <w:szCs w:val="24"/>
          <w:lang w:val="en-GB" w:eastAsia="en-US"/>
        </w:rPr>
        <w:t xml:space="preserve"> </w:t>
      </w:r>
      <w:proofErr w:type="spellStart"/>
      <w:r w:rsidRPr="005973C1">
        <w:rPr>
          <w:rFonts w:ascii="Times New Roman" w:hAnsi="Times New Roman" w:cs="Times New Roman"/>
          <w:color w:val="auto"/>
          <w:sz w:val="24"/>
          <w:szCs w:val="24"/>
          <w:lang w:val="en-GB" w:eastAsia="en-US"/>
        </w:rPr>
        <w:t>Datentypen</w:t>
      </w:r>
      <w:bookmarkEnd w:id="21"/>
      <w:proofErr w:type="spellEnd"/>
    </w:p>
    <w:p w14:paraId="3F60244D" w14:textId="304F9F72" w:rsidR="00DE1553" w:rsidRDefault="005973C1" w:rsidP="00B84AED">
      <w:pPr>
        <w:pStyle w:val="Standard-BlockCharCharChar"/>
      </w:pPr>
      <w:r w:rsidRPr="005973C1">
        <w:rPr>
          <w:lang w:val="de-DE"/>
        </w:rPr>
        <w:t xml:space="preserve">Zur Erfassung der eigentlichen Metadaten existieren noch weitere Datentypen, z.B. zur einheitlichen Erfassung von Sprachen und Orten. </w:t>
      </w:r>
      <w:r w:rsidRPr="005C4691">
        <w:t>Zwei dieser Datentypen sind dabei von besonderer Bedeutung:</w:t>
      </w:r>
    </w:p>
    <w:p w14:paraId="2F725A60" w14:textId="77777777" w:rsidR="00BE2AA5" w:rsidRDefault="00BE2AA5" w:rsidP="00B84AED">
      <w:pPr>
        <w:pStyle w:val="Standard-BlockCharCharChar"/>
      </w:pPr>
    </w:p>
    <w:p w14:paraId="2A881B36" w14:textId="5F378AE1" w:rsidR="00EA4C28" w:rsidRPr="005973C1" w:rsidRDefault="005973C1" w:rsidP="005973C1">
      <w:pPr>
        <w:pStyle w:val="berschrift3"/>
      </w:pPr>
      <w:bookmarkStart w:id="22" w:name="_Toc473201243"/>
      <w:r>
        <w:t>Locations</w:t>
      </w:r>
      <w:bookmarkEnd w:id="22"/>
    </w:p>
    <w:p w14:paraId="0AAA4249" w14:textId="77777777" w:rsidR="005973C1" w:rsidRPr="00EA4F94" w:rsidRDefault="005973C1" w:rsidP="005973C1">
      <w:pPr>
        <w:pStyle w:val="Standard-BlockCharCharChar"/>
        <w:rPr>
          <w:sz w:val="22"/>
          <w:lang w:val="de-DE" w:eastAsia="en-US"/>
        </w:rPr>
      </w:pPr>
      <w:r w:rsidRPr="00EA4F94">
        <w:rPr>
          <w:lang w:val="de-DE"/>
        </w:rPr>
        <w:t xml:space="preserve">Eine Location bezeichnet in Coma nicht einfach nur einen bestimmten Ort, sondern einen bestimmten Ort zu einer bestimmten Zeit, da biographische und andere relevante Ereignisse häufig einen bestimmten Ort UND eine bestimmte Zeit haben. </w:t>
      </w:r>
    </w:p>
    <w:p w14:paraId="40BDAE08" w14:textId="77777777" w:rsidR="005973C1" w:rsidRPr="005C4691" w:rsidRDefault="005973C1" w:rsidP="005973C1">
      <w:pPr>
        <w:widowControl w:val="0"/>
        <w:rPr>
          <w:rFonts w:ascii="Times New Roman" w:hAnsi="Times New Roman"/>
        </w:rPr>
      </w:pPr>
    </w:p>
    <w:p w14:paraId="47CA4122" w14:textId="77777777" w:rsidR="005973C1" w:rsidRPr="005C4691" w:rsidRDefault="005973C1" w:rsidP="005973C1">
      <w:pPr>
        <w:widowControl w:val="0"/>
        <w:spacing w:before="120" w:after="120"/>
        <w:rPr>
          <w:rFonts w:ascii="Times New Roman" w:hAnsi="Times New Roman"/>
        </w:rPr>
      </w:pPr>
      <w:r w:rsidRPr="005C4691">
        <w:rPr>
          <w:rFonts w:ascii="Times New Roman" w:hAnsi="Times New Roman"/>
          <w:noProof/>
        </w:rPr>
        <w:drawing>
          <wp:inline distT="19050" distB="19050" distL="19050" distR="19050" wp14:anchorId="68ED39EA" wp14:editId="6FD3B74C">
            <wp:extent cx="2398161" cy="992133"/>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9"/>
                    <a:srcRect/>
                    <a:stretch>
                      <a:fillRect/>
                    </a:stretch>
                  </pic:blipFill>
                  <pic:spPr>
                    <a:xfrm>
                      <a:off x="0" y="0"/>
                      <a:ext cx="2398161" cy="992133"/>
                    </a:xfrm>
                    <a:prstGeom prst="rect">
                      <a:avLst/>
                    </a:prstGeom>
                    <a:ln/>
                  </pic:spPr>
                </pic:pic>
              </a:graphicData>
            </a:graphic>
          </wp:inline>
        </w:drawing>
      </w:r>
    </w:p>
    <w:p w14:paraId="4B828320" w14:textId="77777777" w:rsidR="005973C1" w:rsidRPr="00EA4F94" w:rsidRDefault="005973C1" w:rsidP="005973C1">
      <w:pPr>
        <w:pStyle w:val="Standard-BlockCharCharChar"/>
        <w:rPr>
          <w:lang w:val="de-DE"/>
        </w:rPr>
      </w:pPr>
      <w:r w:rsidRPr="005973C1">
        <w:rPr>
          <w:lang w:val="de-DE"/>
        </w:rPr>
        <w:t xml:space="preserve">In dem oben angegeben Fall wird mit einer Location beispielsweise Geburtsdatum und -Ort eines Sprechers erfasst. </w:t>
      </w:r>
      <w:r w:rsidRPr="00EA4F94">
        <w:rPr>
          <w:lang w:val="de-DE"/>
        </w:rPr>
        <w:t>Es müssen in Locations nicht immer Ort UND Zeit vermerkt werden, es kann auch nur ein Zeitpunkt oder nur ein Ort angegeben werden. Es ist aber wichtig zu beachten, dass man auch dann eine Location verwenden muss, wenn man nur einen Zeitpunkt vermerken will.</w:t>
      </w:r>
    </w:p>
    <w:p w14:paraId="04109DB9" w14:textId="77777777" w:rsidR="00EA4C28" w:rsidRPr="00EA4F94" w:rsidRDefault="00EA4C28" w:rsidP="005973C1">
      <w:pPr>
        <w:pStyle w:val="Standard-BlockCharCharChar"/>
        <w:rPr>
          <w:lang w:val="de-DE"/>
        </w:rPr>
      </w:pPr>
    </w:p>
    <w:p w14:paraId="4FCC6CF4" w14:textId="77777777" w:rsidR="005973C1" w:rsidRPr="005C4691" w:rsidRDefault="005973C1" w:rsidP="005973C1">
      <w:pPr>
        <w:pStyle w:val="berschrift3"/>
      </w:pPr>
      <w:bookmarkStart w:id="23" w:name="_Toc473201244"/>
      <w:r w:rsidRPr="005C4691">
        <w:t>Description</w:t>
      </w:r>
      <w:bookmarkEnd w:id="23"/>
    </w:p>
    <w:p w14:paraId="707C9F35" w14:textId="77777777" w:rsidR="005973C1" w:rsidRPr="00EA4F94" w:rsidRDefault="005973C1" w:rsidP="005973C1">
      <w:pPr>
        <w:pStyle w:val="Standard-BlockCharCharChar"/>
        <w:rPr>
          <w:lang w:val="de-DE"/>
        </w:rPr>
      </w:pPr>
      <w:r w:rsidRPr="00EA4F94">
        <w:rPr>
          <w:lang w:val="de-DE"/>
        </w:rPr>
        <w:t>Da es extrem schwierig ist, standardisierte Metadaten für alle erdenklichen Fälle vorzusehen, wird in Coma der überwiegende Teil der Metadaten mit freien Schlüssel-Wert-Paaren erfasst. Diese Paare werden unter dem Datentyp „Description“ zusammengefasst. Descriptions existieren für die meisten der in Coma existierenden Datentypen: So lassen sich Descriptions für Korpora, Kommunikationen, Sprecher, Locations, Aufnahmen etc. anlegen.</w:t>
      </w:r>
    </w:p>
    <w:p w14:paraId="77F4BAE6" w14:textId="77777777" w:rsidR="005973C1" w:rsidRPr="005C4691" w:rsidRDefault="005973C1" w:rsidP="005973C1">
      <w:pPr>
        <w:widowControl w:val="0"/>
        <w:rPr>
          <w:rFonts w:ascii="Times New Roman" w:hAnsi="Times New Roman"/>
        </w:rPr>
      </w:pPr>
      <w:r w:rsidRPr="005C4691">
        <w:rPr>
          <w:rFonts w:ascii="Times New Roman" w:hAnsi="Times New Roman"/>
          <w:noProof/>
        </w:rPr>
        <w:drawing>
          <wp:inline distT="19050" distB="19050" distL="19050" distR="19050" wp14:anchorId="18915BBE" wp14:editId="1B793E93">
            <wp:extent cx="4962525" cy="2105025"/>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4962525" cy="2105025"/>
                    </a:xfrm>
                    <a:prstGeom prst="rect">
                      <a:avLst/>
                    </a:prstGeom>
                    <a:ln/>
                  </pic:spPr>
                </pic:pic>
              </a:graphicData>
            </a:graphic>
          </wp:inline>
        </w:drawing>
      </w:r>
    </w:p>
    <w:p w14:paraId="02B2F322" w14:textId="77777777" w:rsidR="005973C1" w:rsidRPr="005C4691" w:rsidRDefault="005973C1" w:rsidP="005973C1">
      <w:pPr>
        <w:widowControl w:val="0"/>
        <w:rPr>
          <w:rFonts w:ascii="Times New Roman" w:hAnsi="Times New Roman"/>
        </w:rPr>
      </w:pPr>
    </w:p>
    <w:p w14:paraId="26261048" w14:textId="77777777" w:rsidR="005973C1" w:rsidRPr="00EA4F94" w:rsidRDefault="005973C1" w:rsidP="005973C1">
      <w:pPr>
        <w:pStyle w:val="Standard-BlockCharCharChar"/>
        <w:rPr>
          <w:lang w:val="de-DE"/>
        </w:rPr>
      </w:pPr>
      <w:r w:rsidRPr="00EA4F94">
        <w:rPr>
          <w:lang w:val="de-DE"/>
        </w:rPr>
        <w:t xml:space="preserve">In diesem Beispiel sind in einer Description Metadaten zu einem Sprecher erfasst. </w:t>
      </w:r>
    </w:p>
    <w:p w14:paraId="2DBA3605" w14:textId="77777777" w:rsidR="004C08AF" w:rsidRPr="00EA4F94" w:rsidRDefault="004C08AF" w:rsidP="005973C1">
      <w:pPr>
        <w:pStyle w:val="Standard-BlockCharCharChar"/>
        <w:rPr>
          <w:sz w:val="22"/>
          <w:lang w:val="de-DE" w:eastAsia="en-US"/>
        </w:rPr>
      </w:pPr>
    </w:p>
    <w:p w14:paraId="1D4B6517" w14:textId="77777777" w:rsidR="005973C1" w:rsidRPr="009055FA" w:rsidRDefault="005973C1" w:rsidP="005973C1">
      <w:pPr>
        <w:pStyle w:val="berschrift3"/>
        <w:widowControl w:val="0"/>
        <w:spacing w:before="240" w:after="60"/>
      </w:pPr>
      <w:bookmarkStart w:id="24" w:name="_Anmerkung_zu_selbstgewählten"/>
      <w:bookmarkStart w:id="25" w:name="_Toc473201245"/>
      <w:bookmarkEnd w:id="24"/>
      <w:r w:rsidRPr="009055FA">
        <w:t>Anmerkung zu selbstgewählten Metadatenschlüsseln</w:t>
      </w:r>
      <w:bookmarkEnd w:id="25"/>
    </w:p>
    <w:p w14:paraId="7071E00B" w14:textId="77777777" w:rsidR="005973C1" w:rsidRPr="00EA4F94" w:rsidRDefault="005973C1" w:rsidP="005973C1">
      <w:pPr>
        <w:pStyle w:val="Standard-BlockCharCharChar"/>
        <w:rPr>
          <w:lang w:val="de-DE"/>
        </w:rPr>
      </w:pPr>
      <w:r w:rsidRPr="00EA4F94">
        <w:rPr>
          <w:lang w:val="de-DE"/>
        </w:rPr>
        <w:lastRenderedPageBreak/>
        <w:t xml:space="preserve">Dass sich die Felder innerhalb von Descriptions frei benennen lassen, macht sie nicht beliebig: Jeder Anwender sollte sich für sein Korpus ein festes Inventar an Description-Schlüsseln ausdenken und dokumentieren, um später mit den Metadaten auch gewinnbringend arbeiten zu können. Die Dokumentation dieser Metadatenschlüssel und ihrer möglichen Werte kann beispielsweise in Form eines Handbuchs geschehen. </w:t>
      </w:r>
    </w:p>
    <w:p w14:paraId="10B0F10C" w14:textId="349AE86A" w:rsidR="005973C1" w:rsidRPr="00EA4F94" w:rsidRDefault="005973C1" w:rsidP="005973C1">
      <w:pPr>
        <w:pStyle w:val="Standard-BlockCharCharChar"/>
        <w:rPr>
          <w:lang w:val="de-DE"/>
        </w:rPr>
      </w:pPr>
      <w:r w:rsidRPr="00EA4F94">
        <w:rPr>
          <w:lang w:val="de-DE"/>
        </w:rPr>
        <w:t>Metadatenschlüssel werden in Coma automatisch alphabetisch sortiert. Um zusammengehörige Schlüssel nacheinander zu gruppieren, bietet es sich an ein passendes Präfix vor den Metadatenschlüssel zu setzen. Im obigen Beispiel wurde dies bei „Ausbildung: schulisch“ und „Ausbildung: beruflich“ angewendet.</w:t>
      </w:r>
    </w:p>
    <w:p w14:paraId="6F1C1AC5" w14:textId="77777777" w:rsidR="005973C1" w:rsidRPr="005973C1" w:rsidRDefault="005973C1" w:rsidP="00F530D1">
      <w:pPr>
        <w:sectPr w:rsidR="005973C1" w:rsidRPr="005973C1" w:rsidSect="0080396D">
          <w:headerReference w:type="default" r:id="rId21"/>
          <w:pgSz w:w="11906" w:h="16838"/>
          <w:pgMar w:top="1417" w:right="1134" w:bottom="1134" w:left="1417" w:header="708" w:footer="708" w:gutter="0"/>
          <w:cols w:space="708"/>
          <w:docGrid w:linePitch="360"/>
        </w:sectPr>
      </w:pPr>
    </w:p>
    <w:p w14:paraId="0C7F7802" w14:textId="058E0DA3" w:rsidR="00B00309" w:rsidRPr="00BE2AA5" w:rsidRDefault="004C08AF" w:rsidP="004C08AF">
      <w:pPr>
        <w:pStyle w:val="berschrift1"/>
        <w:spacing w:before="0"/>
        <w:rPr>
          <w:lang w:val="en-US" w:eastAsia="en-US"/>
        </w:rPr>
      </w:pPr>
      <w:bookmarkStart w:id="26" w:name="_Toc473201246"/>
      <w:r w:rsidRPr="004C08AF">
        <w:rPr>
          <w:lang w:val="en-US" w:eastAsia="en-US"/>
        </w:rPr>
        <w:lastRenderedPageBreak/>
        <w:t>DIE PROGRAMMOBERFLÄCHE</w:t>
      </w:r>
      <w:bookmarkEnd w:id="26"/>
    </w:p>
    <w:p w14:paraId="112BA83D" w14:textId="0DBB1466" w:rsidR="00B00309" w:rsidRPr="00BE2AA5" w:rsidRDefault="004C08AF" w:rsidP="00B47F4C">
      <w:pPr>
        <w:pStyle w:val="berschrift2"/>
        <w:rPr>
          <w:rFonts w:ascii="Times New Roman" w:hAnsi="Times New Roman" w:cs="Times New Roman"/>
          <w:color w:val="auto"/>
          <w:sz w:val="24"/>
          <w:szCs w:val="24"/>
          <w:lang w:val="en-GB" w:eastAsia="en-US"/>
        </w:rPr>
      </w:pPr>
      <w:bookmarkStart w:id="27" w:name="_Toc473201247"/>
      <w:r>
        <w:rPr>
          <w:rFonts w:ascii="Times New Roman" w:hAnsi="Times New Roman" w:cs="Times New Roman"/>
          <w:color w:val="auto"/>
          <w:sz w:val="24"/>
          <w:szCs w:val="24"/>
          <w:lang w:val="en-GB" w:eastAsia="en-US"/>
        </w:rPr>
        <w:t>Reiter</w:t>
      </w:r>
      <w:bookmarkEnd w:id="27"/>
    </w:p>
    <w:p w14:paraId="6EEE9357" w14:textId="77777777" w:rsidR="004C08AF" w:rsidRDefault="004C08AF" w:rsidP="004C08AF">
      <w:pPr>
        <w:widowControl w:val="0"/>
        <w:rPr>
          <w:rFonts w:ascii="Times New Roman" w:hAnsi="Times New Roman"/>
        </w:rPr>
      </w:pPr>
    </w:p>
    <w:p w14:paraId="51975981" w14:textId="71EB4E67" w:rsidR="004C08AF" w:rsidRDefault="004C08AF" w:rsidP="004C08AF">
      <w:pPr>
        <w:widowControl w:val="0"/>
        <w:rPr>
          <w:rFonts w:ascii="Times New Roman" w:hAnsi="Times New Roman"/>
        </w:rPr>
      </w:pPr>
      <w:r w:rsidRPr="009055FA">
        <w:rPr>
          <w:rFonts w:ascii="Times New Roman" w:hAnsi="Times New Roman"/>
          <w:noProof/>
        </w:rPr>
        <w:drawing>
          <wp:inline distT="0" distB="0" distL="0" distR="0" wp14:anchorId="6B2BB895" wp14:editId="07550D04">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518F18" w14:textId="77777777" w:rsidR="004C08AF" w:rsidRDefault="004C08AF" w:rsidP="004C08AF">
      <w:pPr>
        <w:widowControl w:val="0"/>
        <w:rPr>
          <w:rFonts w:ascii="Times New Roman" w:hAnsi="Times New Roman"/>
        </w:rPr>
      </w:pPr>
    </w:p>
    <w:p w14:paraId="759F09ED" w14:textId="77777777" w:rsidR="004C08AF" w:rsidRPr="00EA4F94" w:rsidRDefault="004C08AF" w:rsidP="004C08AF">
      <w:pPr>
        <w:pStyle w:val="Standard-BlockCharCharChar"/>
        <w:rPr>
          <w:sz w:val="22"/>
          <w:lang w:val="de-DE" w:eastAsia="en-US"/>
        </w:rPr>
      </w:pPr>
      <w:r w:rsidRPr="00EA4F94">
        <w:rPr>
          <w:lang w:val="de-DE"/>
        </w:rPr>
        <w:t>Die meisten Funktionen von Coma lassen sich direkt im Programmfenster vornehmen. Das Fenster wird von drei Reitern gegliedert, über die sich die Funktionen für einzelne Bereiche des Programms erreichen lassen.</w:t>
      </w:r>
    </w:p>
    <w:p w14:paraId="714CB1C5" w14:textId="77777777" w:rsidR="004C08AF" w:rsidRPr="00EA4F94" w:rsidRDefault="004C08AF" w:rsidP="004C08AF">
      <w:pPr>
        <w:pStyle w:val="Standard-BlockCharCharChar"/>
        <w:rPr>
          <w:sz w:val="22"/>
          <w:lang w:val="de-DE" w:eastAsia="en-US"/>
        </w:rPr>
      </w:pPr>
      <w:r w:rsidRPr="00EA4F94">
        <w:rPr>
          <w:lang w:val="de-DE"/>
        </w:rPr>
        <w:t xml:space="preserve">Mit dem </w:t>
      </w:r>
      <w:r w:rsidRPr="00EA4F94">
        <w:rPr>
          <w:shd w:val="clear" w:color="auto" w:fill="D6E3BC"/>
          <w:lang w:val="de-DE"/>
        </w:rPr>
        <w:t>Korpus</w:t>
      </w:r>
      <w:r w:rsidRPr="00EA4F94">
        <w:rPr>
          <w:lang w:val="de-DE"/>
        </w:rPr>
        <w:t>-Reiter kommen sie zur Verwaltung der Korpora. Hier lassen sich die Metadaten, die das Korpus als Ganzes betreffen, eingeben (→</w:t>
      </w:r>
      <w:hyperlink w:anchor="_Korpusverwaltung" w:history="1">
        <w:r w:rsidRPr="00E828B6">
          <w:rPr>
            <w:rStyle w:val="Hyperlink"/>
            <w:lang w:val="de-DE"/>
          </w:rPr>
          <w:t>Korpusverwaltung</w:t>
        </w:r>
      </w:hyperlink>
      <w:r w:rsidRPr="00EA4F94">
        <w:rPr>
          <w:lang w:val="de-DE"/>
        </w:rPr>
        <w:t>).</w:t>
      </w:r>
    </w:p>
    <w:p w14:paraId="264CC954" w14:textId="77777777" w:rsidR="004C08AF" w:rsidRPr="00EA4F94" w:rsidRDefault="004C08AF" w:rsidP="004C08AF">
      <w:pPr>
        <w:pStyle w:val="Standard-BlockCharCharChar"/>
        <w:rPr>
          <w:sz w:val="22"/>
          <w:lang w:val="de-DE" w:eastAsia="en-US"/>
        </w:rPr>
      </w:pPr>
      <w:r w:rsidRPr="00EA4F94">
        <w:rPr>
          <w:lang w:val="de-DE"/>
        </w:rPr>
        <w:t xml:space="preserve">Über den Reiter </w:t>
      </w:r>
      <w:r w:rsidRPr="00EA4F94">
        <w:rPr>
          <w:shd w:val="clear" w:color="auto" w:fill="D6E3BC"/>
          <w:lang w:val="de-DE"/>
        </w:rPr>
        <w:t>Daten</w:t>
      </w:r>
      <w:r w:rsidRPr="00EA4F94">
        <w:rPr>
          <w:lang w:val="de-DE"/>
        </w:rPr>
        <w:t xml:space="preserve"> wird der zentrale Bereich des Programms angewählt. Hier lassen sich die Metadaten zu Gesprächsereignissen, Konstellationen, Sprechern, Transkriptionen und Aufnahmen eingeben, filtern und selektieren (→</w:t>
      </w:r>
      <w:hyperlink w:anchor="_Verwaltung_von_Metadaten" w:history="1">
        <w:r w:rsidRPr="00E828B6">
          <w:rPr>
            <w:rStyle w:val="Hyperlink"/>
            <w:lang w:val="de-DE"/>
          </w:rPr>
          <w:t>Verwaltung von Metadaten</w:t>
        </w:r>
      </w:hyperlink>
      <w:r w:rsidRPr="00EA4F94">
        <w:rPr>
          <w:lang w:val="de-DE"/>
        </w:rPr>
        <w:t>).</w:t>
      </w:r>
    </w:p>
    <w:p w14:paraId="6AD4719B" w14:textId="77777777" w:rsidR="004C08AF" w:rsidRPr="00E828B6" w:rsidRDefault="004C08AF" w:rsidP="004C08AF">
      <w:pPr>
        <w:pStyle w:val="Standard-BlockCharCharChar"/>
        <w:rPr>
          <w:sz w:val="22"/>
          <w:lang w:val="de-DE" w:eastAsia="en-US"/>
        </w:rPr>
      </w:pPr>
      <w:r w:rsidRPr="00EA4F94">
        <w:rPr>
          <w:lang w:val="de-DE"/>
        </w:rPr>
        <w:t xml:space="preserve">Der Reiter </w:t>
      </w:r>
      <w:r w:rsidRPr="00EA4F94">
        <w:rPr>
          <w:shd w:val="clear" w:color="auto" w:fill="D6E3BC"/>
          <w:lang w:val="de-DE"/>
        </w:rPr>
        <w:t>Korpus-Korb</w:t>
      </w:r>
      <w:r w:rsidRPr="00EA4F94">
        <w:rPr>
          <w:lang w:val="de-DE"/>
        </w:rPr>
        <w:t xml:space="preserve"> bietet Zugriff auf einen „Korb“, in dem sich Transkriptionen zur späteren Untersuchung ablegen lassen. </w:t>
      </w:r>
      <w:r w:rsidRPr="00E828B6">
        <w:rPr>
          <w:lang w:val="de-DE"/>
        </w:rPr>
        <w:t xml:space="preserve">Das dahinter liegende Prinzip ist in der Einleitung kurz und im Kapitel </w:t>
      </w:r>
      <w:hyperlink w:anchor="_Korpus-Korb" w:history="1">
        <w:r w:rsidRPr="00E828B6">
          <w:rPr>
            <w:rStyle w:val="Hyperlink"/>
            <w:lang w:val="de-DE"/>
          </w:rPr>
          <w:t>Korpus-Korb</w:t>
        </w:r>
      </w:hyperlink>
      <w:r w:rsidRPr="00E828B6">
        <w:rPr>
          <w:lang w:val="de-DE"/>
        </w:rPr>
        <w:t xml:space="preserve"> näher beschrieben.</w:t>
      </w:r>
    </w:p>
    <w:p w14:paraId="5A530ED6" w14:textId="77777777" w:rsidR="001E33F5" w:rsidRPr="00EA4F94" w:rsidRDefault="001E33F5" w:rsidP="00B84AED">
      <w:pPr>
        <w:pStyle w:val="Standard-BlockCharCharChar"/>
        <w:rPr>
          <w:lang w:val="de-DE"/>
        </w:rPr>
      </w:pPr>
    </w:p>
    <w:p w14:paraId="19279DBD" w14:textId="3A32042C" w:rsidR="00004249" w:rsidRPr="00BE2AA5" w:rsidRDefault="004C08AF" w:rsidP="00B47F4C">
      <w:pPr>
        <w:pStyle w:val="berschrift2"/>
        <w:rPr>
          <w:rFonts w:ascii="Times New Roman" w:hAnsi="Times New Roman" w:cs="Times New Roman"/>
          <w:color w:val="auto"/>
          <w:sz w:val="24"/>
          <w:szCs w:val="24"/>
          <w:lang w:val="en-GB" w:eastAsia="en-US"/>
        </w:rPr>
      </w:pPr>
      <w:bookmarkStart w:id="28" w:name="_Toc473201248"/>
      <w:proofErr w:type="spellStart"/>
      <w:r>
        <w:rPr>
          <w:rFonts w:ascii="Times New Roman" w:hAnsi="Times New Roman" w:cs="Times New Roman"/>
          <w:color w:val="auto"/>
          <w:sz w:val="24"/>
          <w:szCs w:val="24"/>
          <w:lang w:val="en-GB" w:eastAsia="en-US"/>
        </w:rPr>
        <w:t>Menüs</w:t>
      </w:r>
      <w:bookmarkEnd w:id="28"/>
      <w:proofErr w:type="spellEnd"/>
    </w:p>
    <w:p w14:paraId="6CCE56C9" w14:textId="7A63CEDD" w:rsidR="00DA3E5B" w:rsidRPr="00EA4F94" w:rsidRDefault="004C08AF" w:rsidP="004C08AF">
      <w:pPr>
        <w:pStyle w:val="Standard-BlockCharCharChar"/>
        <w:rPr>
          <w:lang w:val="de-DE"/>
        </w:rPr>
      </w:pPr>
      <w:r w:rsidRPr="00EA4F94">
        <w:rPr>
          <w:lang w:val="de-DE"/>
        </w:rPr>
        <w:t>In den Programmmenüs finden sich weitere Funktionen, die sich nicht direkt innerhalb des Programmfensters anwählen lassen:</w:t>
      </w:r>
    </w:p>
    <w:p w14:paraId="12C81DA7" w14:textId="77777777" w:rsidR="00066BC1" w:rsidRPr="004C08AF" w:rsidRDefault="00066BC1" w:rsidP="00B84AED">
      <w:pPr>
        <w:pStyle w:val="Standard-BlockCharCharChar"/>
        <w:rPr>
          <w:lang w:val="de-DE"/>
        </w:rPr>
      </w:pPr>
    </w:p>
    <w:p w14:paraId="68E802B3" w14:textId="5B17B20A" w:rsidR="00044D13" w:rsidRPr="00BE2AA5" w:rsidRDefault="004C08AF" w:rsidP="004C08AF">
      <w:pPr>
        <w:pStyle w:val="berschrift3"/>
        <w:rPr>
          <w:lang w:val="en-GB" w:eastAsia="en-US"/>
        </w:rPr>
      </w:pPr>
      <w:bookmarkStart w:id="29" w:name="_2.3_Going_from"/>
      <w:bookmarkStart w:id="30" w:name="_Toc473201249"/>
      <w:bookmarkEnd w:id="29"/>
      <w:r w:rsidRPr="00E828B6">
        <w:t>Datei</w:t>
      </w:r>
      <w:bookmarkEnd w:id="30"/>
      <w:r w:rsidR="00554D11">
        <w:t>-Menü</w:t>
      </w:r>
    </w:p>
    <w:p w14:paraId="340723E2" w14:textId="430591A3" w:rsidR="004C08AF" w:rsidRDefault="004C08AF" w:rsidP="00B84AED">
      <w:pPr>
        <w:pStyle w:val="Standard-BlockCharCharChar"/>
      </w:pPr>
      <w:r w:rsidRPr="009055FA">
        <w:lastRenderedPageBreak/>
        <w:drawing>
          <wp:inline distT="0" distB="0" distL="0" distR="0" wp14:anchorId="47B10357" wp14:editId="6CD9F45F">
            <wp:extent cx="1839600" cy="2998800"/>
            <wp:effectExtent l="19050" t="19050" r="27305" b="1143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1839600" cy="29988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9F59D64"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Neues Dokument</w:t>
      </w:r>
      <w:r w:rsidRPr="00E828B6">
        <w:rPr>
          <w:rFonts w:ascii="Times New Roman" w:hAnsi="Times New Roman"/>
          <w:b/>
        </w:rPr>
        <w:t>:</w:t>
      </w:r>
      <w:r w:rsidRPr="00E828B6">
        <w:rPr>
          <w:rFonts w:ascii="Times New Roman" w:hAnsi="Times New Roman"/>
        </w:rPr>
        <w:t xml:space="preserve"> Erstellt ein leeres </w:t>
      </w:r>
      <w:proofErr w:type="spellStart"/>
      <w:r w:rsidRPr="00E828B6">
        <w:rPr>
          <w:rFonts w:ascii="Times New Roman" w:hAnsi="Times New Roman"/>
        </w:rPr>
        <w:t>Coma</w:t>
      </w:r>
      <w:proofErr w:type="spellEnd"/>
      <w:r w:rsidRPr="00E828B6">
        <w:rPr>
          <w:rFonts w:ascii="Times New Roman" w:hAnsi="Times New Roman"/>
        </w:rPr>
        <w:t xml:space="preserve">-Dokument und legt ein unbenanntes Korpus in ihm an. Nähere Informationen zu Korpora in </w:t>
      </w:r>
      <w:proofErr w:type="spellStart"/>
      <w:r w:rsidRPr="00E828B6">
        <w:rPr>
          <w:rFonts w:ascii="Times New Roman" w:hAnsi="Times New Roman"/>
        </w:rPr>
        <w:t>Coma</w:t>
      </w:r>
      <w:proofErr w:type="spellEnd"/>
      <w:r w:rsidRPr="00E828B6">
        <w:rPr>
          <w:rFonts w:ascii="Times New Roman" w:hAnsi="Times New Roman"/>
        </w:rPr>
        <w:t xml:space="preserve"> finden sie im Kapitel </w:t>
      </w:r>
      <w:hyperlink w:anchor="_ailkcxsyi8g7">
        <w:proofErr w:type="spellStart"/>
        <w:r w:rsidRPr="00E828B6">
          <w:rPr>
            <w:rStyle w:val="Hyperlink"/>
            <w:rFonts w:ascii="Times New Roman" w:hAnsi="Times New Roman"/>
          </w:rPr>
          <w:t>Korpusverwaltung</w:t>
        </w:r>
        <w:proofErr w:type="spellEnd"/>
      </w:hyperlink>
      <w:r w:rsidRPr="00E828B6">
        <w:rPr>
          <w:rFonts w:ascii="Times New Roman" w:hAnsi="Times New Roman"/>
        </w:rPr>
        <w:t>.</w:t>
      </w:r>
    </w:p>
    <w:p w14:paraId="6EA3E2E9"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Dokument öffnen...</w:t>
      </w:r>
      <w:r w:rsidRPr="00E828B6">
        <w:rPr>
          <w:rFonts w:ascii="Times New Roman" w:hAnsi="Times New Roman"/>
        </w:rPr>
        <w:t xml:space="preserve">: Zeigt ein Dateiauswahlfenster, über das sich eine </w:t>
      </w:r>
      <w:proofErr w:type="spellStart"/>
      <w:r w:rsidRPr="00E828B6">
        <w:rPr>
          <w:rFonts w:ascii="Times New Roman" w:hAnsi="Times New Roman"/>
        </w:rPr>
        <w:t>Coma</w:t>
      </w:r>
      <w:proofErr w:type="spellEnd"/>
      <w:r w:rsidRPr="00E828B6">
        <w:rPr>
          <w:rFonts w:ascii="Times New Roman" w:hAnsi="Times New Roman"/>
        </w:rPr>
        <w:t>-Datei mit Metadaten öffnen lässt.</w:t>
      </w:r>
    </w:p>
    <w:p w14:paraId="2044FFD4"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Dokument speichern</w:t>
      </w:r>
      <w:r w:rsidRPr="00E828B6">
        <w:rPr>
          <w:rFonts w:ascii="Times New Roman" w:hAnsi="Times New Roman"/>
        </w:rPr>
        <w:t xml:space="preserve">: Speichert die aktuell geöffnete </w:t>
      </w:r>
      <w:proofErr w:type="spellStart"/>
      <w:r w:rsidRPr="00E828B6">
        <w:rPr>
          <w:rFonts w:ascii="Times New Roman" w:hAnsi="Times New Roman"/>
        </w:rPr>
        <w:t>Coma</w:t>
      </w:r>
      <w:proofErr w:type="spellEnd"/>
      <w:r w:rsidRPr="00E828B6">
        <w:rPr>
          <w:rFonts w:ascii="Times New Roman" w:hAnsi="Times New Roman"/>
        </w:rPr>
        <w:t xml:space="preserve">-Datei. Wenn die Datei noch nicht gespeichert wurde erscheint ein Dateiauswahlfenster, in dem sie den Dateinamen- und Ort angeben können. Beachten Sie dabei die Ausführungen unter </w:t>
      </w:r>
      <w:hyperlink w:anchor="_Korpusverwaltung" w:history="1">
        <w:proofErr w:type="spellStart"/>
        <w:r w:rsidRPr="00E828B6">
          <w:rPr>
            <w:rStyle w:val="Hyperlink"/>
            <w:rFonts w:ascii="Times New Roman" w:hAnsi="Times New Roman"/>
          </w:rPr>
          <w:t>Korpusverwaltung</w:t>
        </w:r>
        <w:proofErr w:type="spellEnd"/>
      </w:hyperlink>
      <w:r w:rsidRPr="00E828B6">
        <w:rPr>
          <w:rFonts w:ascii="Times New Roman" w:hAnsi="Times New Roman"/>
        </w:rPr>
        <w:t xml:space="preserve"> für einen sinnvollen Speicherort.</w:t>
      </w:r>
    </w:p>
    <w:p w14:paraId="1217332C"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Dokument speichern als...</w:t>
      </w:r>
      <w:r w:rsidRPr="00E828B6">
        <w:rPr>
          <w:rFonts w:ascii="Times New Roman" w:hAnsi="Times New Roman"/>
        </w:rPr>
        <w:t>: Lässt Sie das Dokument an einem anderen Ort als dem aktuellen Speicherort speichern.</w:t>
      </w:r>
    </w:p>
    <w:p w14:paraId="1F12D995" w14:textId="77777777" w:rsidR="004C08AF" w:rsidRPr="00E828B6" w:rsidRDefault="004C08AF" w:rsidP="004C08AF">
      <w:pPr>
        <w:widowControl w:val="0"/>
        <w:rPr>
          <w:rFonts w:ascii="Times New Roman" w:hAnsi="Times New Roman"/>
          <w:lang w:eastAsia="en-US"/>
        </w:rPr>
      </w:pPr>
      <w:r w:rsidRPr="00E828B6">
        <w:rPr>
          <w:rFonts w:ascii="Times New Roman" w:hAnsi="Times New Roman"/>
        </w:rPr>
        <w:t>Darauf folgt eine Liste der zuletzt geöffneten Dateien, die sich direkt anwählen lassen.</w:t>
      </w:r>
    </w:p>
    <w:p w14:paraId="3131DE41"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Liste löschen</w:t>
      </w:r>
      <w:r w:rsidRPr="00E828B6">
        <w:rPr>
          <w:rFonts w:ascii="Times New Roman" w:hAnsi="Times New Roman"/>
          <w:b/>
        </w:rPr>
        <w:t>:</w:t>
      </w:r>
      <w:r w:rsidRPr="00E828B6">
        <w:rPr>
          <w:rFonts w:ascii="Times New Roman" w:hAnsi="Times New Roman"/>
        </w:rPr>
        <w:t xml:space="preserve"> Löscht die Liste der zuletzt geöffneten Dateien.</w:t>
      </w:r>
    </w:p>
    <w:p w14:paraId="61283522"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Korb speichern als…</w:t>
      </w:r>
      <w:r w:rsidRPr="00E828B6">
        <w:rPr>
          <w:rFonts w:ascii="Times New Roman" w:hAnsi="Times New Roman"/>
          <w:b/>
        </w:rPr>
        <w:t>:</w:t>
      </w:r>
      <w:r w:rsidRPr="00E828B6">
        <w:rPr>
          <w:rFonts w:ascii="Times New Roman" w:hAnsi="Times New Roman"/>
        </w:rPr>
        <w:t xml:space="preserve"> Speichert den Korb (</w:t>
      </w:r>
      <w:hyperlink w:anchor="_Korpus-Korb" w:history="1">
        <w:r w:rsidRPr="00E828B6">
          <w:rPr>
            <w:rStyle w:val="Hyperlink"/>
            <w:rFonts w:ascii="Times New Roman" w:hAnsi="Times New Roman"/>
          </w:rPr>
          <w:t>Korpus-Korb</w:t>
        </w:r>
      </w:hyperlink>
      <w:r w:rsidRPr="00E828B6">
        <w:rPr>
          <w:rFonts w:ascii="Times New Roman" w:hAnsi="Times New Roman"/>
        </w:rPr>
        <w:t xml:space="preserve">) als separates Korpus. </w:t>
      </w:r>
    </w:p>
    <w:p w14:paraId="5E8B4B2B"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Templates öffnen</w:t>
      </w:r>
      <w:r w:rsidRPr="00E828B6">
        <w:rPr>
          <w:rFonts w:ascii="Times New Roman" w:hAnsi="Times New Roman"/>
          <w:sz w:val="20"/>
          <w:szCs w:val="20"/>
          <w:shd w:val="clear" w:color="auto" w:fill="D6E3BC"/>
        </w:rPr>
        <w:t>…</w:t>
      </w:r>
      <w:r w:rsidRPr="00E828B6">
        <w:rPr>
          <w:rFonts w:ascii="Times New Roman" w:hAnsi="Times New Roman"/>
          <w:b/>
        </w:rPr>
        <w:t xml:space="preserve">: </w:t>
      </w:r>
      <w:r w:rsidRPr="00E828B6">
        <w:rPr>
          <w:rFonts w:ascii="Times New Roman" w:hAnsi="Times New Roman"/>
        </w:rPr>
        <w:t xml:space="preserve">Zeigt ein Dateiauswahlfenster, mit dem Sie eine Template-Datei öffnen können. Nähere Informationen zu Templates bekommen Sie unter </w:t>
      </w:r>
      <w:hyperlink w:anchor="_Templates" w:history="1">
        <w:r w:rsidRPr="009055FA">
          <w:rPr>
            <w:rStyle w:val="Hyperlink"/>
            <w:rFonts w:ascii="Times New Roman" w:hAnsi="Times New Roman"/>
          </w:rPr>
          <w:t>Templates</w:t>
        </w:r>
      </w:hyperlink>
      <w:r w:rsidRPr="009055FA">
        <w:rPr>
          <w:rFonts w:ascii="Times New Roman" w:hAnsi="Times New Roman"/>
        </w:rPr>
        <w:t>.</w:t>
      </w:r>
    </w:p>
    <w:p w14:paraId="20CF8717"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Templates speichern</w:t>
      </w:r>
      <w:r w:rsidRPr="00E828B6">
        <w:rPr>
          <w:rFonts w:ascii="Times New Roman" w:hAnsi="Times New Roman"/>
          <w:b/>
        </w:rPr>
        <w:t xml:space="preserve">: </w:t>
      </w:r>
      <w:r w:rsidRPr="00E828B6">
        <w:rPr>
          <w:rFonts w:ascii="Times New Roman" w:hAnsi="Times New Roman"/>
        </w:rPr>
        <w:t>Speichert die aktuell geöffnete Templates-Datei mit allen angelegten Templates. Sollte keine Templates-Datei geöffnet sein, so erscheint ein Dateiauswahl-Dialog, in dem sich ein Speicherort- und Name für die Datei wählen lässt.</w:t>
      </w:r>
    </w:p>
    <w:p w14:paraId="547E485C"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Templates speichern als...</w:t>
      </w:r>
      <w:r w:rsidRPr="00E828B6">
        <w:rPr>
          <w:rFonts w:ascii="Times New Roman" w:hAnsi="Times New Roman"/>
          <w:b/>
        </w:rPr>
        <w:t xml:space="preserve">: </w:t>
      </w:r>
      <w:r w:rsidRPr="00E828B6">
        <w:rPr>
          <w:rFonts w:ascii="Times New Roman" w:hAnsi="Times New Roman"/>
        </w:rPr>
        <w:t>Speichert die angelegten Templates in eine Datei, die über einen Dateiauswahl-Dialog bestimmt wird.</w:t>
      </w:r>
    </w:p>
    <w:p w14:paraId="0BAAC472"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Templates beim Start laden</w:t>
      </w:r>
      <w:r w:rsidRPr="00E828B6">
        <w:rPr>
          <w:rFonts w:ascii="Times New Roman" w:hAnsi="Times New Roman"/>
          <w:b/>
        </w:rPr>
        <w:t xml:space="preserve">: </w:t>
      </w:r>
      <w:r w:rsidRPr="00E828B6">
        <w:rPr>
          <w:rFonts w:ascii="Times New Roman" w:hAnsi="Times New Roman"/>
        </w:rPr>
        <w:t xml:space="preserve">Bestimmt, ob die geladene Templates-Datei beim Start von </w:t>
      </w:r>
      <w:proofErr w:type="spellStart"/>
      <w:r w:rsidRPr="00E828B6">
        <w:rPr>
          <w:rFonts w:ascii="Times New Roman" w:hAnsi="Times New Roman"/>
        </w:rPr>
        <w:t>Coma</w:t>
      </w:r>
      <w:proofErr w:type="spellEnd"/>
      <w:r w:rsidRPr="00E828B6">
        <w:rPr>
          <w:rFonts w:ascii="Times New Roman" w:hAnsi="Times New Roman"/>
        </w:rPr>
        <w:t xml:space="preserve"> automatisch geöffnet wird.</w:t>
      </w:r>
    </w:p>
    <w:p w14:paraId="313F06C8" w14:textId="77777777" w:rsidR="004C08AF" w:rsidRPr="009055FA" w:rsidRDefault="004C08AF" w:rsidP="004C08AF">
      <w:pPr>
        <w:widowControl w:val="0"/>
        <w:rPr>
          <w:rFonts w:ascii="Times New Roman" w:hAnsi="Times New Roman"/>
        </w:rPr>
      </w:pPr>
      <w:proofErr w:type="spellStart"/>
      <w:r w:rsidRPr="009055FA">
        <w:rPr>
          <w:rFonts w:ascii="Times New Roman" w:hAnsi="Times New Roman"/>
          <w:sz w:val="20"/>
          <w:szCs w:val="20"/>
          <w:shd w:val="clear" w:color="auto" w:fill="D6E3BC"/>
        </w:rPr>
        <w:t>Coma</w:t>
      </w:r>
      <w:proofErr w:type="spellEnd"/>
      <w:r w:rsidRPr="009055FA">
        <w:rPr>
          <w:rFonts w:ascii="Times New Roman" w:hAnsi="Times New Roman"/>
          <w:sz w:val="20"/>
          <w:szCs w:val="20"/>
          <w:shd w:val="clear" w:color="auto" w:fill="D6E3BC"/>
        </w:rPr>
        <w:t>-Datei hinzufügen…</w:t>
      </w:r>
      <w:r w:rsidRPr="009055FA">
        <w:rPr>
          <w:rFonts w:ascii="Times New Roman" w:hAnsi="Times New Roman"/>
        </w:rPr>
        <w:t xml:space="preserve">: Mit dieser Funktionen können andere existierende </w:t>
      </w:r>
      <w:proofErr w:type="spellStart"/>
      <w:r w:rsidRPr="009055FA">
        <w:rPr>
          <w:rFonts w:ascii="Times New Roman" w:hAnsi="Times New Roman"/>
        </w:rPr>
        <w:t>Coma</w:t>
      </w:r>
      <w:proofErr w:type="spellEnd"/>
      <w:r w:rsidRPr="009055FA">
        <w:rPr>
          <w:rFonts w:ascii="Times New Roman" w:hAnsi="Times New Roman"/>
        </w:rPr>
        <w:t>-Dateien ausgewählt und in das geöffnete Dokument eingebunden („</w:t>
      </w:r>
      <w:proofErr w:type="spellStart"/>
      <w:r w:rsidRPr="009055FA">
        <w:rPr>
          <w:rFonts w:ascii="Times New Roman" w:hAnsi="Times New Roman"/>
        </w:rPr>
        <w:t>gemerged</w:t>
      </w:r>
      <w:proofErr w:type="spellEnd"/>
      <w:r w:rsidRPr="009055FA">
        <w:rPr>
          <w:rFonts w:ascii="Times New Roman" w:hAnsi="Times New Roman"/>
        </w:rPr>
        <w:t>“) werden. Es werden sowohl die Kommunikationen als auch die Sprecher eingefügt.</w:t>
      </w:r>
    </w:p>
    <w:p w14:paraId="59F3F76D"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Basistranskription importieren…</w:t>
      </w:r>
      <w:r w:rsidRPr="00E828B6">
        <w:rPr>
          <w:rFonts w:ascii="Times New Roman" w:hAnsi="Times New Roman"/>
          <w:b/>
        </w:rPr>
        <w:t>:</w:t>
      </w:r>
      <w:r w:rsidRPr="00E828B6">
        <w:rPr>
          <w:rFonts w:ascii="Times New Roman" w:hAnsi="Times New Roman"/>
        </w:rPr>
        <w:t xml:space="preserve"> Lässt sie Metadaten aus einer existierenden Basistranskription importieren (→</w:t>
      </w:r>
      <w:hyperlink w:anchor="_Basistranskriptionen_Importieren" w:history="1">
        <w:r w:rsidRPr="00E828B6">
          <w:rPr>
            <w:rStyle w:val="Hyperlink"/>
            <w:rFonts w:ascii="Times New Roman" w:hAnsi="Times New Roman"/>
          </w:rPr>
          <w:t>Basistranskriptionen Importieren</w:t>
        </w:r>
      </w:hyperlink>
      <w:r w:rsidRPr="00E828B6">
        <w:rPr>
          <w:rFonts w:ascii="Times New Roman" w:hAnsi="Times New Roman"/>
        </w:rPr>
        <w:t>).</w:t>
      </w:r>
    </w:p>
    <w:p w14:paraId="7F680974"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Sprecher importieren</w:t>
      </w:r>
      <w:r w:rsidRPr="00E828B6">
        <w:rPr>
          <w:rFonts w:ascii="Times New Roman" w:hAnsi="Times New Roman"/>
          <w:b/>
        </w:rPr>
        <w:t>:</w:t>
      </w:r>
      <w:r w:rsidRPr="00E828B6">
        <w:rPr>
          <w:rFonts w:ascii="Times New Roman" w:hAnsi="Times New Roman"/>
        </w:rPr>
        <w:t xml:space="preserve"> Lässt Sie Sprecher-Metadaten aus einer anderen </w:t>
      </w:r>
      <w:proofErr w:type="spellStart"/>
      <w:r w:rsidRPr="00E828B6">
        <w:rPr>
          <w:rFonts w:ascii="Times New Roman" w:hAnsi="Times New Roman"/>
        </w:rPr>
        <w:t>Coma</w:t>
      </w:r>
      <w:proofErr w:type="spellEnd"/>
      <w:r w:rsidRPr="00E828B6">
        <w:rPr>
          <w:rFonts w:ascii="Times New Roman" w:hAnsi="Times New Roman"/>
        </w:rPr>
        <w:t xml:space="preserve">-Datei importieren. </w:t>
      </w:r>
      <w:r w:rsidRPr="009055FA">
        <w:rPr>
          <w:rFonts w:ascii="Times New Roman" w:hAnsi="Times New Roman"/>
        </w:rPr>
        <w:t>Siehe (→</w:t>
      </w:r>
      <w:hyperlink w:anchor="_Sprecher_importieren" w:history="1">
        <w:r w:rsidRPr="009055FA">
          <w:rPr>
            <w:rStyle w:val="Hyperlink"/>
            <w:rFonts w:ascii="Times New Roman" w:hAnsi="Times New Roman"/>
          </w:rPr>
          <w:t>Importieren von Sprechern</w:t>
        </w:r>
      </w:hyperlink>
      <w:r w:rsidRPr="009055FA">
        <w:rPr>
          <w:rFonts w:ascii="Times New Roman" w:hAnsi="Times New Roman"/>
        </w:rPr>
        <w:t>).</w:t>
      </w:r>
    </w:p>
    <w:p w14:paraId="553FA6D1"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Korpus aus Transkriptionen erstellen</w:t>
      </w:r>
      <w:r w:rsidRPr="00E828B6">
        <w:rPr>
          <w:rFonts w:ascii="Times New Roman" w:hAnsi="Times New Roman"/>
        </w:rPr>
        <w:t xml:space="preserve">: Mit dieser Funktion lässt sich aus </w:t>
      </w:r>
      <w:proofErr w:type="spellStart"/>
      <w:r w:rsidRPr="00E828B6">
        <w:rPr>
          <w:rFonts w:ascii="Times New Roman" w:hAnsi="Times New Roman"/>
        </w:rPr>
        <w:t>EXMARaLDA</w:t>
      </w:r>
      <w:proofErr w:type="spellEnd"/>
      <w:r w:rsidRPr="00E828B6">
        <w:rPr>
          <w:rFonts w:ascii="Times New Roman" w:hAnsi="Times New Roman"/>
        </w:rPr>
        <w:t xml:space="preserve">-Transkriptionen, die bereits mit Kopfdaten versehen sind, eine </w:t>
      </w:r>
      <w:proofErr w:type="spellStart"/>
      <w:r w:rsidRPr="00E828B6">
        <w:rPr>
          <w:rFonts w:ascii="Times New Roman" w:hAnsi="Times New Roman"/>
        </w:rPr>
        <w:t>Coma</w:t>
      </w:r>
      <w:proofErr w:type="spellEnd"/>
      <w:r w:rsidRPr="00E828B6">
        <w:rPr>
          <w:rFonts w:ascii="Times New Roman" w:hAnsi="Times New Roman"/>
        </w:rPr>
        <w:t xml:space="preserve">-Datei erstellen. Diese Funktion ist unter </w:t>
      </w:r>
      <w:hyperlink w:anchor="_Korpus_aus_Transkriptionen" w:history="1">
        <w:r w:rsidRPr="00E828B6">
          <w:rPr>
            <w:rStyle w:val="Hyperlink"/>
            <w:rFonts w:ascii="Times New Roman" w:hAnsi="Times New Roman"/>
          </w:rPr>
          <w:t>Korpus aus Transkriptionen erstellen</w:t>
        </w:r>
      </w:hyperlink>
      <w:r w:rsidRPr="00E828B6">
        <w:rPr>
          <w:rFonts w:ascii="Times New Roman" w:hAnsi="Times New Roman"/>
        </w:rPr>
        <w:t xml:space="preserve"> beschrieben.</w:t>
      </w:r>
    </w:p>
    <w:p w14:paraId="05EF8D8D" w14:textId="77777777" w:rsidR="004C08AF" w:rsidRPr="00E828B6" w:rsidRDefault="004C08AF" w:rsidP="004C08AF">
      <w:pPr>
        <w:widowControl w:val="0"/>
        <w:rPr>
          <w:rFonts w:ascii="Times New Roman" w:hAnsi="Times New Roman"/>
        </w:rPr>
      </w:pPr>
      <w:r w:rsidRPr="00E828B6">
        <w:rPr>
          <w:rFonts w:ascii="Times New Roman" w:hAnsi="Times New Roman"/>
          <w:sz w:val="20"/>
          <w:szCs w:val="20"/>
          <w:shd w:val="clear" w:color="auto" w:fill="D6E3BC"/>
        </w:rPr>
        <w:t>Ausgabe…</w:t>
      </w:r>
      <w:r w:rsidRPr="00E828B6">
        <w:rPr>
          <w:rFonts w:ascii="Times New Roman" w:hAnsi="Times New Roman"/>
        </w:rPr>
        <w:t xml:space="preserve">: Erstellt eine </w:t>
      </w:r>
      <w:proofErr w:type="spellStart"/>
      <w:r w:rsidRPr="00E828B6">
        <w:rPr>
          <w:rFonts w:ascii="Times New Roman" w:hAnsi="Times New Roman"/>
        </w:rPr>
        <w:t>html</w:t>
      </w:r>
      <w:proofErr w:type="spellEnd"/>
      <w:r w:rsidRPr="00E828B6">
        <w:rPr>
          <w:rFonts w:ascii="Times New Roman" w:hAnsi="Times New Roman"/>
        </w:rPr>
        <w:t xml:space="preserve">-Ausgabedatei mit Metadaten, deren Pfad ausgewählt werden kann (→ </w:t>
      </w:r>
      <w:hyperlink w:anchor="_Ausgabe_als_html-Datei" w:history="1">
        <w:r w:rsidRPr="00E828B6">
          <w:rPr>
            <w:rStyle w:val="Hyperlink"/>
            <w:rFonts w:ascii="Times New Roman" w:hAnsi="Times New Roman"/>
          </w:rPr>
          <w:t xml:space="preserve">Ausgabe als </w:t>
        </w:r>
        <w:proofErr w:type="spellStart"/>
        <w:r w:rsidRPr="00E828B6">
          <w:rPr>
            <w:rStyle w:val="Hyperlink"/>
            <w:rFonts w:ascii="Times New Roman" w:hAnsi="Times New Roman"/>
          </w:rPr>
          <w:t>html</w:t>
        </w:r>
        <w:proofErr w:type="spellEnd"/>
        <w:r w:rsidRPr="00E828B6">
          <w:rPr>
            <w:rStyle w:val="Hyperlink"/>
            <w:rFonts w:ascii="Times New Roman" w:hAnsi="Times New Roman"/>
          </w:rPr>
          <w:t>-Datei</w:t>
        </w:r>
      </w:hyperlink>
      <w:r w:rsidRPr="00E828B6">
        <w:rPr>
          <w:rFonts w:ascii="Times New Roman" w:hAnsi="Times New Roman"/>
        </w:rPr>
        <w:t>).</w:t>
      </w:r>
    </w:p>
    <w:p w14:paraId="3419BF81" w14:textId="521603BB" w:rsidR="000F0E6A" w:rsidRPr="004C08AF" w:rsidRDefault="004C08AF" w:rsidP="004C08AF">
      <w:pPr>
        <w:pStyle w:val="Standard-BlockCharCharChar"/>
        <w:rPr>
          <w:lang w:val="de-DE"/>
        </w:rPr>
      </w:pPr>
      <w:r w:rsidRPr="004C08AF">
        <w:rPr>
          <w:sz w:val="20"/>
          <w:shd w:val="clear" w:color="auto" w:fill="D6E3BC"/>
          <w:lang w:val="de-DE"/>
        </w:rPr>
        <w:t>Programm beenden</w:t>
      </w:r>
      <w:r w:rsidRPr="004C08AF">
        <w:rPr>
          <w:b/>
          <w:lang w:val="de-DE"/>
        </w:rPr>
        <w:t>:</w:t>
      </w:r>
      <w:r w:rsidRPr="004C08AF">
        <w:rPr>
          <w:lang w:val="de-DE"/>
        </w:rPr>
        <w:t xml:space="preserve"> Beendet das Programm.</w:t>
      </w:r>
      <w:r w:rsidR="00AE54D8" w:rsidRPr="004C08AF">
        <w:rPr>
          <w:lang w:val="de-DE"/>
        </w:rPr>
        <w:t xml:space="preserve"> </w:t>
      </w:r>
    </w:p>
    <w:p w14:paraId="588E984B" w14:textId="77777777" w:rsidR="00AE54D8" w:rsidRPr="004C08AF" w:rsidRDefault="00AE54D8" w:rsidP="00B84AED">
      <w:pPr>
        <w:pStyle w:val="Standard-BlockCharCharChar"/>
        <w:rPr>
          <w:lang w:val="de-DE"/>
        </w:rPr>
      </w:pPr>
    </w:p>
    <w:p w14:paraId="531AFA0E" w14:textId="3159BD05" w:rsidR="006D6420" w:rsidRPr="00BE2AA5" w:rsidRDefault="004C08AF" w:rsidP="004C08AF">
      <w:pPr>
        <w:pStyle w:val="berschrift3"/>
        <w:rPr>
          <w:lang w:val="en-GB" w:eastAsia="en-US"/>
        </w:rPr>
      </w:pPr>
      <w:bookmarkStart w:id="31" w:name="_Toc473201250"/>
      <w:r w:rsidRPr="004C08AF">
        <w:rPr>
          <w:lang w:val="en-GB" w:eastAsia="en-US"/>
        </w:rPr>
        <w:t>Bearbeiten-Menü</w:t>
      </w:r>
      <w:bookmarkEnd w:id="31"/>
    </w:p>
    <w:p w14:paraId="6F8401C3" w14:textId="0866C077" w:rsidR="00474B81" w:rsidRPr="004C08AF" w:rsidRDefault="004C08AF" w:rsidP="00B84AED">
      <w:pPr>
        <w:pStyle w:val="Standard-BlockCharCharChar"/>
        <w:rPr>
          <w:lang w:val="de-DE"/>
        </w:rPr>
      </w:pPr>
      <w:r w:rsidRPr="004C08AF">
        <w:rPr>
          <w:lang w:val="de-DE"/>
        </w:rPr>
        <w:t xml:space="preserve">Hier können die Einstellungen des Programms verändert werden. </w:t>
      </w:r>
      <w:r w:rsidRPr="00E828B6">
        <w:rPr>
          <w:lang w:val="de-DE"/>
        </w:rPr>
        <w:t xml:space="preserve">Siehe hierzu das Kapitel </w:t>
      </w:r>
      <w:hyperlink w:anchor="_Einstellungen" w:history="1">
        <w:r w:rsidRPr="00E828B6">
          <w:rPr>
            <w:rStyle w:val="Hyperlink"/>
            <w:lang w:val="de-DE"/>
          </w:rPr>
          <w:t>Einstellungen</w:t>
        </w:r>
      </w:hyperlink>
      <w:r w:rsidRPr="00E828B6">
        <w:rPr>
          <w:lang w:val="de-DE"/>
        </w:rPr>
        <w:t>.</w:t>
      </w:r>
    </w:p>
    <w:p w14:paraId="63F488EC" w14:textId="5E6791A8" w:rsidR="00124AB9" w:rsidRPr="004D26F7" w:rsidRDefault="004C08AF" w:rsidP="004C08AF">
      <w:pPr>
        <w:pStyle w:val="berschrift3"/>
        <w:rPr>
          <w:lang w:val="en-GB" w:eastAsia="en-US"/>
        </w:rPr>
      </w:pPr>
      <w:bookmarkStart w:id="32" w:name="_2.5_Outputting_and"/>
      <w:bookmarkStart w:id="33" w:name="_Toc473201251"/>
      <w:bookmarkEnd w:id="32"/>
      <w:r>
        <w:rPr>
          <w:lang w:val="en-GB" w:eastAsia="en-US"/>
        </w:rPr>
        <w:t>Ansicht-Menü</w:t>
      </w:r>
      <w:bookmarkEnd w:id="33"/>
    </w:p>
    <w:p w14:paraId="58C76335" w14:textId="77777777" w:rsidR="004C08AF" w:rsidRPr="00E828B6" w:rsidRDefault="004C08AF" w:rsidP="004C08AF">
      <w:pPr>
        <w:widowControl w:val="0"/>
        <w:rPr>
          <w:rFonts w:ascii="Times New Roman" w:hAnsi="Times New Roman"/>
          <w:lang w:eastAsia="en-US"/>
        </w:rPr>
      </w:pPr>
      <w:r w:rsidRPr="00E828B6">
        <w:rPr>
          <w:rFonts w:ascii="Times New Roman" w:hAnsi="Times New Roman"/>
        </w:rPr>
        <w:t xml:space="preserve">Die Optionen des </w:t>
      </w:r>
      <w:r w:rsidRPr="00E828B6">
        <w:rPr>
          <w:rFonts w:ascii="Times New Roman" w:hAnsi="Times New Roman"/>
          <w:sz w:val="20"/>
          <w:shd w:val="clear" w:color="auto" w:fill="D6E3BC"/>
        </w:rPr>
        <w:t>Ansicht</w:t>
      </w:r>
      <w:r w:rsidRPr="00E828B6">
        <w:rPr>
          <w:rFonts w:ascii="Times New Roman" w:hAnsi="Times New Roman"/>
        </w:rPr>
        <w:t xml:space="preserve">-Menüs wirken sich nur auf die Ansicht der Metadaten im Daten-Reiter (→ </w:t>
      </w:r>
      <w:hyperlink w:anchor="_Aufbau_des_Daten-Reiters" w:history="1">
        <w:r w:rsidRPr="00E828B6">
          <w:rPr>
            <w:rStyle w:val="Hyperlink"/>
            <w:rFonts w:ascii="Times New Roman" w:hAnsi="Times New Roman"/>
          </w:rPr>
          <w:t>Aufbau des Daten-Reiters</w:t>
        </w:r>
      </w:hyperlink>
      <w:r w:rsidRPr="00E828B6">
        <w:rPr>
          <w:rFonts w:ascii="Times New Roman" w:hAnsi="Times New Roman"/>
        </w:rPr>
        <w:t>) aus.</w:t>
      </w:r>
    </w:p>
    <w:p w14:paraId="7435CC0E" w14:textId="77777777" w:rsidR="004C08AF" w:rsidRPr="009055FA" w:rsidRDefault="004C08AF" w:rsidP="004C08AF">
      <w:pPr>
        <w:widowControl w:val="0"/>
        <w:rPr>
          <w:rFonts w:ascii="Times New Roman" w:hAnsi="Times New Roman"/>
        </w:rPr>
      </w:pPr>
      <w:r w:rsidRPr="009055FA">
        <w:rPr>
          <w:rFonts w:ascii="Times New Roman" w:hAnsi="Times New Roman"/>
          <w:noProof/>
        </w:rPr>
        <w:drawing>
          <wp:inline distT="0" distB="0" distL="0" distR="0" wp14:anchorId="0B8619EB" wp14:editId="329D1534">
            <wp:extent cx="1350335" cy="917370"/>
            <wp:effectExtent l="19050" t="19050" r="21590" b="1651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1393880" cy="946953"/>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EE23331"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Sprecher bei Kommunikationen</w:t>
      </w:r>
      <w:r w:rsidRPr="00E828B6">
        <w:rPr>
          <w:rFonts w:ascii="Times New Roman" w:hAnsi="Times New Roman"/>
          <w:b/>
        </w:rPr>
        <w:t xml:space="preserve">: </w:t>
      </w:r>
      <w:r w:rsidRPr="00E828B6">
        <w:rPr>
          <w:rFonts w:ascii="Times New Roman" w:hAnsi="Times New Roman"/>
        </w:rPr>
        <w:t>Bestimmt, ob unter den Metadaten zu einer ausgewählten Kommunikation die Metadaten der zugeordneten Sprecher angezeigt werden sollen.</w:t>
      </w:r>
    </w:p>
    <w:p w14:paraId="56D2AD40" w14:textId="77777777" w:rsidR="004C08AF" w:rsidRPr="009055FA" w:rsidRDefault="004C08AF" w:rsidP="004C08AF">
      <w:pPr>
        <w:rPr>
          <w:rFonts w:ascii="Times New Roman" w:hAnsi="Times New Roman"/>
        </w:rPr>
      </w:pPr>
      <w:r w:rsidRPr="009055FA">
        <w:rPr>
          <w:rFonts w:ascii="Times New Roman" w:hAnsi="Times New Roman"/>
          <w:sz w:val="20"/>
          <w:szCs w:val="20"/>
          <w:shd w:val="clear" w:color="auto" w:fill="D6E3BC"/>
        </w:rPr>
        <w:t xml:space="preserve">Millisekunden: </w:t>
      </w:r>
      <w:r w:rsidRPr="009055FA">
        <w:rPr>
          <w:rFonts w:ascii="Times New Roman" w:hAnsi="Times New Roman"/>
        </w:rPr>
        <w:t xml:space="preserve">Bestimmt, ob bei Angaben zur Location bei dem Schlüssel </w:t>
      </w:r>
      <w:proofErr w:type="spellStart"/>
      <w:r w:rsidRPr="009055FA">
        <w:rPr>
          <w:rFonts w:ascii="Times New Roman" w:hAnsi="Times New Roman"/>
        </w:rPr>
        <w:t>PeriodDuration</w:t>
      </w:r>
      <w:proofErr w:type="spellEnd"/>
      <w:r w:rsidRPr="009055FA">
        <w:rPr>
          <w:rFonts w:ascii="Times New Roman" w:hAnsi="Times New Roman"/>
        </w:rPr>
        <w:t xml:space="preserve"> die Zeitspanne auch in Millisekunden angezeigt wird (sowohl bei Kommunikationen als auch bei Sprechern).  </w:t>
      </w:r>
    </w:p>
    <w:p w14:paraId="6B4D50E8"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geschützte Metadaten</w:t>
      </w:r>
      <w:r w:rsidRPr="00E828B6">
        <w:rPr>
          <w:rFonts w:ascii="Times New Roman" w:hAnsi="Times New Roman"/>
          <w:b/>
        </w:rPr>
        <w:t xml:space="preserve">: </w:t>
      </w:r>
      <w:r w:rsidRPr="00E828B6">
        <w:rPr>
          <w:rFonts w:ascii="Times New Roman" w:hAnsi="Times New Roman"/>
        </w:rPr>
        <w:t xml:space="preserve">Einige Metadatenfelder (wie die Anzahl der Segmente in einer segmentierten Transkription) lassen sich in </w:t>
      </w:r>
      <w:proofErr w:type="spellStart"/>
      <w:r w:rsidRPr="00E828B6">
        <w:rPr>
          <w:rFonts w:ascii="Times New Roman" w:hAnsi="Times New Roman"/>
        </w:rPr>
        <w:t>Coma</w:t>
      </w:r>
      <w:proofErr w:type="spellEnd"/>
      <w:r w:rsidRPr="00E828B6">
        <w:rPr>
          <w:rFonts w:ascii="Times New Roman" w:hAnsi="Times New Roman"/>
        </w:rPr>
        <w:t xml:space="preserve"> nicht editieren. An dieser Stelle können Sie bestimmen, ob diese Felder angezeigt werden sollen oder nicht.</w:t>
      </w:r>
    </w:p>
    <w:p w14:paraId="1025BA43" w14:textId="77777777" w:rsidR="004C08AF" w:rsidRPr="00E828B6" w:rsidRDefault="004C08AF" w:rsidP="004C08AF">
      <w:pPr>
        <w:widowControl w:val="0"/>
        <w:jc w:val="center"/>
        <w:rPr>
          <w:rFonts w:ascii="Times New Roman" w:hAnsi="Times New Roman"/>
        </w:rPr>
      </w:pPr>
      <w:r w:rsidRPr="00E828B6">
        <w:rPr>
          <w:rFonts w:ascii="Times New Roman" w:hAnsi="Times New Roman"/>
          <w:noProof/>
        </w:rPr>
        <w:drawing>
          <wp:inline distT="19050" distB="19050" distL="19050" distR="19050" wp14:anchorId="4F4334A5" wp14:editId="60478617">
            <wp:extent cx="2872740" cy="1337310"/>
            <wp:effectExtent l="0" t="0" r="0" b="0"/>
            <wp:docPr id="2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872740" cy="1337310"/>
                    </a:xfrm>
                    <a:prstGeom prst="rect">
                      <a:avLst/>
                    </a:prstGeom>
                    <a:ln/>
                  </pic:spPr>
                </pic:pic>
              </a:graphicData>
            </a:graphic>
          </wp:inline>
        </w:drawing>
      </w:r>
    </w:p>
    <w:p w14:paraId="12675810" w14:textId="77777777" w:rsidR="004C08AF" w:rsidRPr="00E828B6" w:rsidRDefault="004C08AF" w:rsidP="004C08AF">
      <w:pPr>
        <w:widowControl w:val="0"/>
        <w:jc w:val="center"/>
        <w:rPr>
          <w:rFonts w:ascii="Times New Roman" w:hAnsi="Times New Roman"/>
          <w:lang w:eastAsia="en-US"/>
        </w:rPr>
      </w:pPr>
      <w:r w:rsidRPr="00E828B6">
        <w:rPr>
          <w:rFonts w:ascii="Times New Roman" w:hAnsi="Times New Roman"/>
          <w:b/>
        </w:rPr>
        <w:t>Segmentzahlen in der Metadatenansicht</w:t>
      </w:r>
    </w:p>
    <w:p w14:paraId="21AA0860" w14:textId="77777777" w:rsidR="004C08AF" w:rsidRPr="00E828B6" w:rsidRDefault="004C08AF" w:rsidP="004C08AF">
      <w:pPr>
        <w:widowControl w:val="0"/>
        <w:jc w:val="center"/>
        <w:rPr>
          <w:rFonts w:ascii="Times New Roman" w:hAnsi="Times New Roman"/>
        </w:rPr>
      </w:pPr>
    </w:p>
    <w:p w14:paraId="131004F3"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Sprachnamen (Englisch)</w:t>
      </w:r>
      <w:r w:rsidRPr="00E828B6">
        <w:rPr>
          <w:rFonts w:ascii="Times New Roman" w:hAnsi="Times New Roman"/>
          <w:b/>
        </w:rPr>
        <w:t>:</w:t>
      </w:r>
      <w:r w:rsidRPr="00E828B6">
        <w:rPr>
          <w:rFonts w:ascii="Times New Roman" w:hAnsi="Times New Roman"/>
        </w:rPr>
        <w:t xml:space="preserve"> Bestimmt, ob die Sprachkürzel in der Metadatenübersicht aufgelöst werden sollen. Angezeigt werden immer nur die Englischen Sprachnamen.</w:t>
      </w:r>
    </w:p>
    <w:p w14:paraId="1CEEA93D" w14:textId="77777777" w:rsidR="004C08AF" w:rsidRDefault="004C08AF" w:rsidP="004C08AF">
      <w:pPr>
        <w:pStyle w:val="Standard-BlockCharCharChar"/>
        <w:rPr>
          <w:lang w:val="de-DE"/>
        </w:rPr>
      </w:pPr>
      <w:r w:rsidRPr="00E828B6">
        <w:rPr>
          <w:sz w:val="20"/>
          <w:shd w:val="clear" w:color="auto" w:fill="D6E3BC"/>
          <w:lang w:val="de-DE"/>
        </w:rPr>
        <w:t>farbig, schwarz/weiß</w:t>
      </w:r>
      <w:r w:rsidRPr="00E828B6">
        <w:rPr>
          <w:b/>
          <w:lang w:val="de-DE"/>
        </w:rPr>
        <w:t xml:space="preserve">: </w:t>
      </w:r>
      <w:r w:rsidRPr="00E828B6">
        <w:rPr>
          <w:lang w:val="de-DE"/>
        </w:rPr>
        <w:t>Bestimmt, ob die Metadatenansicht farbig oder monochrom erfolgt.</w:t>
      </w:r>
    </w:p>
    <w:p w14:paraId="5E6A626D" w14:textId="4BC636A0" w:rsidR="00E0097D" w:rsidRDefault="004C08AF" w:rsidP="004C08AF">
      <w:pPr>
        <w:pStyle w:val="berschrift3"/>
        <w:rPr>
          <w:lang w:val="de-DE"/>
        </w:rPr>
      </w:pPr>
      <w:bookmarkStart w:id="34" w:name="_Toc473201252"/>
      <w:r w:rsidRPr="00E828B6">
        <w:rPr>
          <w:lang w:val="de-DE"/>
        </w:rPr>
        <w:t>Werkzeuge-Menü</w:t>
      </w:r>
      <w:bookmarkEnd w:id="34"/>
    </w:p>
    <w:p w14:paraId="2844AE95" w14:textId="5EF33E64" w:rsidR="004C08AF" w:rsidRDefault="004C08AF" w:rsidP="004C08AF">
      <w:pPr>
        <w:pStyle w:val="berschrift3"/>
        <w:numPr>
          <w:ilvl w:val="0"/>
          <w:numId w:val="0"/>
        </w:numPr>
        <w:rPr>
          <w:lang w:val="de-DE"/>
        </w:rPr>
      </w:pPr>
      <w:bookmarkStart w:id="35" w:name="_Toc473201253"/>
      <w:r w:rsidRPr="004C08AF">
        <w:rPr>
          <w:rFonts w:eastAsia="Roboto"/>
          <w:b w:val="0"/>
          <w:noProof w:val="0"/>
          <w:color w:val="000000"/>
          <w:sz w:val="22"/>
          <w:szCs w:val="22"/>
          <w:lang w:val="de-DE" w:eastAsia="en-US" w:bidi="ar-SA"/>
        </w:rPr>
        <w:t xml:space="preserve">Hier kann das Werkzeug </w:t>
      </w:r>
      <w:proofErr w:type="spellStart"/>
      <w:r w:rsidRPr="004C08AF">
        <w:rPr>
          <w:rFonts w:eastAsia="Roboto"/>
          <w:b w:val="0"/>
          <w:noProof w:val="0"/>
          <w:color w:val="000000"/>
          <w:sz w:val="22"/>
          <w:szCs w:val="22"/>
          <w:lang w:val="de-DE" w:eastAsia="en-US" w:bidi="ar-SA"/>
        </w:rPr>
        <w:t>TreeTagger</w:t>
      </w:r>
      <w:proofErr w:type="spellEnd"/>
      <w:r w:rsidRPr="004C08AF">
        <w:rPr>
          <w:rFonts w:eastAsia="Roboto"/>
          <w:b w:val="0"/>
          <w:noProof w:val="0"/>
          <w:color w:val="000000"/>
          <w:sz w:val="22"/>
          <w:szCs w:val="22"/>
          <w:lang w:val="de-DE" w:eastAsia="en-US" w:bidi="ar-SA"/>
        </w:rPr>
        <w:t xml:space="preserve"> (siehe </w:t>
      </w:r>
      <w:hyperlink r:id="rId26" w:history="1">
        <w:r w:rsidRPr="004C08AF">
          <w:rPr>
            <w:rFonts w:eastAsia="Roboto"/>
            <w:b w:val="0"/>
            <w:noProof w:val="0"/>
            <w:color w:val="2E74B5"/>
            <w:sz w:val="22"/>
            <w:szCs w:val="22"/>
            <w:u w:val="single"/>
            <w:lang w:val="de-DE" w:eastAsia="en-US" w:bidi="ar-SA"/>
          </w:rPr>
          <w:t>http://www.cis.uni-muenchen.de/~schmid/tools/TreeTagger/</w:t>
        </w:r>
      </w:hyperlink>
      <w:r w:rsidRPr="004C08AF">
        <w:rPr>
          <w:rFonts w:eastAsia="Roboto"/>
          <w:b w:val="0"/>
          <w:noProof w:val="0"/>
          <w:color w:val="000000"/>
          <w:sz w:val="22"/>
          <w:szCs w:val="22"/>
          <w:lang w:val="de-DE" w:eastAsia="en-US" w:bidi="ar-SA"/>
        </w:rPr>
        <w:t xml:space="preserve">) angewendet werden. </w:t>
      </w:r>
      <w:proofErr w:type="spellStart"/>
      <w:proofErr w:type="gramStart"/>
      <w:r w:rsidRPr="004C08AF">
        <w:rPr>
          <w:rFonts w:eastAsia="Roboto"/>
          <w:b w:val="0"/>
          <w:noProof w:val="0"/>
          <w:color w:val="000000"/>
          <w:sz w:val="22"/>
          <w:szCs w:val="22"/>
          <w:lang w:eastAsia="en-US" w:bidi="ar-SA"/>
        </w:rPr>
        <w:t>Zur</w:t>
      </w:r>
      <w:proofErr w:type="spellEnd"/>
      <w:r w:rsidRPr="004C08AF">
        <w:rPr>
          <w:rFonts w:eastAsia="Roboto"/>
          <w:b w:val="0"/>
          <w:noProof w:val="0"/>
          <w:color w:val="000000"/>
          <w:sz w:val="22"/>
          <w:szCs w:val="22"/>
          <w:lang w:eastAsia="en-US" w:bidi="ar-SA"/>
        </w:rPr>
        <w:t xml:space="preserve"> </w:t>
      </w:r>
      <w:proofErr w:type="spellStart"/>
      <w:r w:rsidRPr="004C08AF">
        <w:rPr>
          <w:rFonts w:eastAsia="Roboto"/>
          <w:b w:val="0"/>
          <w:noProof w:val="0"/>
          <w:color w:val="000000"/>
          <w:sz w:val="22"/>
          <w:szCs w:val="22"/>
          <w:lang w:eastAsia="en-US" w:bidi="ar-SA"/>
        </w:rPr>
        <w:t>genaueren</w:t>
      </w:r>
      <w:proofErr w:type="spellEnd"/>
      <w:r w:rsidRPr="004C08AF">
        <w:rPr>
          <w:rFonts w:eastAsia="Roboto"/>
          <w:b w:val="0"/>
          <w:noProof w:val="0"/>
          <w:color w:val="000000"/>
          <w:sz w:val="22"/>
          <w:szCs w:val="22"/>
          <w:lang w:eastAsia="en-US" w:bidi="ar-SA"/>
        </w:rPr>
        <w:t xml:space="preserve"> </w:t>
      </w:r>
      <w:proofErr w:type="spellStart"/>
      <w:r w:rsidRPr="004C08AF">
        <w:rPr>
          <w:rFonts w:eastAsia="Roboto"/>
          <w:b w:val="0"/>
          <w:noProof w:val="0"/>
          <w:color w:val="000000"/>
          <w:sz w:val="22"/>
          <w:szCs w:val="22"/>
          <w:lang w:eastAsia="en-US" w:bidi="ar-SA"/>
        </w:rPr>
        <w:t>Erklärung</w:t>
      </w:r>
      <w:proofErr w:type="spellEnd"/>
      <w:r w:rsidRPr="004C08AF">
        <w:rPr>
          <w:rFonts w:eastAsia="Roboto"/>
          <w:b w:val="0"/>
          <w:noProof w:val="0"/>
          <w:color w:val="000000"/>
          <w:sz w:val="22"/>
          <w:szCs w:val="22"/>
          <w:lang w:eastAsia="en-US" w:bidi="ar-SA"/>
        </w:rPr>
        <w:t xml:space="preserve"> der </w:t>
      </w:r>
      <w:proofErr w:type="spellStart"/>
      <w:r w:rsidRPr="004C08AF">
        <w:rPr>
          <w:rFonts w:eastAsia="Roboto"/>
          <w:b w:val="0"/>
          <w:noProof w:val="0"/>
          <w:color w:val="000000"/>
          <w:sz w:val="22"/>
          <w:szCs w:val="22"/>
          <w:lang w:eastAsia="en-US" w:bidi="ar-SA"/>
        </w:rPr>
        <w:t>Funktionalität</w:t>
      </w:r>
      <w:proofErr w:type="spellEnd"/>
      <w:r w:rsidRPr="004C08AF">
        <w:rPr>
          <w:rFonts w:eastAsia="Roboto"/>
          <w:b w:val="0"/>
          <w:noProof w:val="0"/>
          <w:color w:val="000000"/>
          <w:sz w:val="22"/>
          <w:szCs w:val="22"/>
          <w:lang w:eastAsia="en-US" w:bidi="ar-SA"/>
        </w:rPr>
        <w:t xml:space="preserve"> </w:t>
      </w:r>
      <w:proofErr w:type="spellStart"/>
      <w:r w:rsidRPr="004C08AF">
        <w:rPr>
          <w:rFonts w:eastAsia="Roboto"/>
          <w:b w:val="0"/>
          <w:noProof w:val="0"/>
          <w:color w:val="000000"/>
          <w:sz w:val="22"/>
          <w:szCs w:val="22"/>
          <w:lang w:eastAsia="en-US" w:bidi="ar-SA"/>
        </w:rPr>
        <w:t>siehe</w:t>
      </w:r>
      <w:proofErr w:type="spellEnd"/>
      <w:r w:rsidRPr="004C08AF">
        <w:rPr>
          <w:rFonts w:eastAsia="Roboto"/>
          <w:b w:val="0"/>
          <w:noProof w:val="0"/>
          <w:color w:val="000000"/>
          <w:sz w:val="22"/>
          <w:szCs w:val="22"/>
          <w:lang w:eastAsia="en-US" w:bidi="ar-SA"/>
        </w:rPr>
        <w:t xml:space="preserve"> </w:t>
      </w:r>
      <w:hyperlink w:anchor="_TreeTagger" w:history="1">
        <w:proofErr w:type="spellStart"/>
        <w:r w:rsidRPr="004C08AF">
          <w:rPr>
            <w:rFonts w:eastAsia="Roboto"/>
            <w:b w:val="0"/>
            <w:noProof w:val="0"/>
            <w:color w:val="2E74B5"/>
            <w:sz w:val="22"/>
            <w:szCs w:val="22"/>
            <w:u w:val="single"/>
            <w:lang w:eastAsia="en-US" w:bidi="ar-SA"/>
          </w:rPr>
          <w:t>TreeTagger</w:t>
        </w:r>
        <w:proofErr w:type="spellEnd"/>
      </w:hyperlink>
      <w:r w:rsidRPr="004C08AF">
        <w:rPr>
          <w:rFonts w:eastAsia="Roboto"/>
          <w:b w:val="0"/>
          <w:noProof w:val="0"/>
          <w:color w:val="000000"/>
          <w:sz w:val="22"/>
          <w:szCs w:val="22"/>
          <w:lang w:eastAsia="en-US" w:bidi="ar-SA"/>
        </w:rPr>
        <w:t>.</w:t>
      </w:r>
      <w:bookmarkEnd w:id="35"/>
      <w:proofErr w:type="gramEnd"/>
    </w:p>
    <w:p w14:paraId="7D168324" w14:textId="66BB2B30" w:rsidR="004C08AF" w:rsidRDefault="004C08AF" w:rsidP="004C08AF">
      <w:pPr>
        <w:pStyle w:val="berschrift3"/>
        <w:rPr>
          <w:lang w:val="de-DE"/>
        </w:rPr>
      </w:pPr>
      <w:bookmarkStart w:id="36" w:name="_Toc473201254"/>
      <w:r>
        <w:rPr>
          <w:lang w:val="de-DE"/>
        </w:rPr>
        <w:t>Analyse-Menü</w:t>
      </w:r>
      <w:bookmarkEnd w:id="36"/>
    </w:p>
    <w:p w14:paraId="5A263728" w14:textId="77777777" w:rsidR="004C08AF" w:rsidRPr="00E828B6" w:rsidRDefault="004C08AF" w:rsidP="004C08AF">
      <w:pPr>
        <w:widowControl w:val="0"/>
        <w:rPr>
          <w:rFonts w:ascii="Times New Roman" w:hAnsi="Times New Roman"/>
          <w:lang w:eastAsia="en-US"/>
        </w:rPr>
      </w:pPr>
      <w:r w:rsidRPr="00E828B6">
        <w:rPr>
          <w:rFonts w:ascii="Times New Roman" w:hAnsi="Times New Roman"/>
        </w:rPr>
        <w:t xml:space="preserve">Das </w:t>
      </w:r>
      <w:r w:rsidRPr="00E828B6">
        <w:rPr>
          <w:rFonts w:ascii="Times New Roman" w:hAnsi="Times New Roman"/>
          <w:sz w:val="20"/>
          <w:shd w:val="clear" w:color="auto" w:fill="D6E3BC"/>
        </w:rPr>
        <w:t>Analyse</w:t>
      </w:r>
      <w:r w:rsidRPr="00E828B6">
        <w:rPr>
          <w:rFonts w:ascii="Times New Roman" w:hAnsi="Times New Roman"/>
        </w:rPr>
        <w:t xml:space="preserve">-Menü bietet Optionen, mit denen sich das Korpus als Ganzes analysieren lässt. </w:t>
      </w:r>
    </w:p>
    <w:p w14:paraId="071ED818" w14:textId="77777777" w:rsidR="004C08AF" w:rsidRPr="009055FA" w:rsidRDefault="004C08AF" w:rsidP="004C08AF">
      <w:pPr>
        <w:widowControl w:val="0"/>
        <w:rPr>
          <w:rFonts w:ascii="Times New Roman" w:hAnsi="Times New Roman"/>
          <w:noProof/>
        </w:rPr>
      </w:pPr>
      <w:r w:rsidRPr="009055FA">
        <w:rPr>
          <w:rFonts w:ascii="Times New Roman" w:hAnsi="Times New Roman"/>
          <w:noProof/>
        </w:rPr>
        <w:drawing>
          <wp:inline distT="0" distB="0" distL="0" distR="0" wp14:anchorId="32DBDF10" wp14:editId="38092654">
            <wp:extent cx="1324300" cy="505073"/>
            <wp:effectExtent l="19050" t="19050" r="9525" b="285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356097" cy="5172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554CD09"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Mit EXAKT im Korpus suchen…</w:t>
      </w:r>
      <w:r w:rsidRPr="00E828B6">
        <w:rPr>
          <w:rFonts w:ascii="Times New Roman" w:hAnsi="Times New Roman"/>
          <w:b/>
        </w:rPr>
        <w:t>:</w:t>
      </w:r>
      <w:r w:rsidRPr="00E828B6">
        <w:rPr>
          <w:rFonts w:ascii="Times New Roman" w:hAnsi="Times New Roman"/>
        </w:rPr>
        <w:t xml:space="preserve"> Öffnet ein Suchfenster, mit dem sich in den Transkriptionen des geöffneten Korpus suchen lässt. Nähere Informationen entnehmen Sie bitte der Dokumentation des </w:t>
      </w:r>
      <w:r w:rsidRPr="00E828B6">
        <w:rPr>
          <w:rFonts w:ascii="Times New Roman" w:hAnsi="Times New Roman"/>
        </w:rPr>
        <w:lastRenderedPageBreak/>
        <w:t xml:space="preserve">Suchwerkzeuges EXAKT </w:t>
      </w:r>
      <w:hyperlink r:id="rId28" w:history="1">
        <w:r w:rsidRPr="00E828B6">
          <w:rPr>
            <w:rFonts w:ascii="Times New Roman" w:hAnsi="Times New Roman"/>
          </w:rPr>
          <w:t>(</w:t>
        </w:r>
        <w:r w:rsidRPr="00E828B6">
          <w:rPr>
            <w:rStyle w:val="Hyperlink"/>
            <w:rFonts w:ascii="Times New Roman" w:hAnsi="Times New Roman"/>
          </w:rPr>
          <w:t>http://www.exmaralda.org/pdf/Quickstart_working_with_EXAKT_DE.pdf</w:t>
        </w:r>
      </w:hyperlink>
      <w:r w:rsidRPr="00E828B6">
        <w:rPr>
          <w:rFonts w:ascii="Times New Roman" w:hAnsi="Times New Roman"/>
        </w:rPr>
        <w:t>).</w:t>
      </w:r>
    </w:p>
    <w:p w14:paraId="614AB493" w14:textId="77777777" w:rsidR="004C08AF" w:rsidRPr="00E828B6" w:rsidRDefault="004C08AF" w:rsidP="004C08AF">
      <w:pPr>
        <w:widowControl w:val="0"/>
        <w:rPr>
          <w:rFonts w:ascii="Times New Roman" w:hAnsi="Times New Roman"/>
          <w:lang w:eastAsia="en-US"/>
        </w:rPr>
      </w:pPr>
      <w:proofErr w:type="spellStart"/>
      <w:r w:rsidRPr="00E828B6">
        <w:rPr>
          <w:rFonts w:ascii="Times New Roman" w:hAnsi="Times New Roman"/>
          <w:sz w:val="20"/>
          <w:shd w:val="clear" w:color="auto" w:fill="D6E3BC"/>
        </w:rPr>
        <w:t>Korpusstatistik</w:t>
      </w:r>
      <w:proofErr w:type="spellEnd"/>
      <w:r w:rsidRPr="00E828B6">
        <w:rPr>
          <w:rFonts w:ascii="Times New Roman" w:hAnsi="Times New Roman"/>
          <w:sz w:val="20"/>
          <w:shd w:val="clear" w:color="auto" w:fill="D6E3BC"/>
        </w:rPr>
        <w:t xml:space="preserve"> generieren…</w:t>
      </w:r>
      <w:r w:rsidRPr="00E828B6">
        <w:rPr>
          <w:rFonts w:ascii="Times New Roman" w:hAnsi="Times New Roman"/>
          <w:b/>
        </w:rPr>
        <w:t>:</w:t>
      </w:r>
      <w:r w:rsidRPr="00E828B6">
        <w:rPr>
          <w:rFonts w:ascii="Times New Roman" w:hAnsi="Times New Roman"/>
        </w:rPr>
        <w:t xml:space="preserve"> Ermöglicht es, eine Statistik über die im geöffneten Korpus vorhandenen Transkriptionen zu generieren (→ </w:t>
      </w:r>
      <w:hyperlink w:anchor="_Korpusstatistik_erstellen" w:history="1">
        <w:proofErr w:type="spellStart"/>
        <w:r w:rsidRPr="00E828B6">
          <w:rPr>
            <w:rStyle w:val="Hyperlink"/>
            <w:rFonts w:ascii="Times New Roman" w:hAnsi="Times New Roman"/>
          </w:rPr>
          <w:t>Korpusstatistik</w:t>
        </w:r>
        <w:proofErr w:type="spellEnd"/>
        <w:r w:rsidRPr="00E828B6">
          <w:rPr>
            <w:rStyle w:val="Hyperlink"/>
            <w:rFonts w:ascii="Times New Roman" w:hAnsi="Times New Roman"/>
          </w:rPr>
          <w:t xml:space="preserve"> erstellen</w:t>
        </w:r>
      </w:hyperlink>
      <w:r w:rsidRPr="00E828B6">
        <w:rPr>
          <w:rFonts w:ascii="Times New Roman" w:hAnsi="Times New Roman"/>
        </w:rPr>
        <w:t xml:space="preserve">). </w:t>
      </w:r>
    </w:p>
    <w:p w14:paraId="09FE513C"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Wortliste erstellen</w:t>
      </w:r>
      <w:r w:rsidRPr="00E828B6">
        <w:rPr>
          <w:rFonts w:ascii="Times New Roman" w:hAnsi="Times New Roman"/>
          <w:b/>
        </w:rPr>
        <w:t>:</w:t>
      </w:r>
      <w:r w:rsidRPr="00E828B6">
        <w:rPr>
          <w:rFonts w:ascii="Times New Roman" w:hAnsi="Times New Roman"/>
        </w:rPr>
        <w:t xml:space="preserve"> Erstellt eine Wortliste der in der Transkription verwendeten Wörter (→ </w:t>
      </w:r>
      <w:hyperlink w:anchor="_Wortliste_erstellen" w:history="1">
        <w:r w:rsidRPr="00E828B6">
          <w:rPr>
            <w:rStyle w:val="Hyperlink"/>
            <w:rFonts w:ascii="Times New Roman" w:hAnsi="Times New Roman"/>
          </w:rPr>
          <w:t>Wortliste erstellen</w:t>
        </w:r>
      </w:hyperlink>
      <w:r w:rsidRPr="00E828B6">
        <w:rPr>
          <w:rFonts w:ascii="Times New Roman" w:hAnsi="Times New Roman"/>
        </w:rPr>
        <w:t xml:space="preserve">). </w:t>
      </w:r>
      <w:r w:rsidRPr="009055FA">
        <w:rPr>
          <w:rFonts w:ascii="Times New Roman" w:hAnsi="Times New Roman"/>
        </w:rPr>
        <w:t xml:space="preserve">Diese Wortliste kann auch gefiltert oder als Datei gespeichert werden. </w:t>
      </w:r>
    </w:p>
    <w:p w14:paraId="7C7F1880" w14:textId="77777777" w:rsidR="004C08AF" w:rsidRPr="00E828B6" w:rsidRDefault="004C08AF" w:rsidP="004C08AF">
      <w:pPr>
        <w:widowControl w:val="0"/>
        <w:rPr>
          <w:rFonts w:ascii="Times New Roman" w:hAnsi="Times New Roman"/>
        </w:rPr>
      </w:pPr>
      <w:r w:rsidRPr="00E828B6">
        <w:rPr>
          <w:rFonts w:ascii="Times New Roman" w:hAnsi="Times New Roman"/>
          <w:sz w:val="20"/>
          <w:szCs w:val="20"/>
          <w:shd w:val="clear" w:color="auto" w:fill="D6E3BC"/>
        </w:rPr>
        <w:t>Wortliste für ausgewählte Sprecher</w:t>
      </w:r>
      <w:r w:rsidRPr="00E828B6">
        <w:rPr>
          <w:rFonts w:ascii="Times New Roman" w:hAnsi="Times New Roman"/>
        </w:rPr>
        <w:t>: Erstellt eine Wortliste der in der Transkription verwendeten Wörter für die Sprecher, die vorher markiert wurden (→</w:t>
      </w:r>
      <w:hyperlink w:anchor="_Wortliste_für_ausgewählte" w:history="1">
        <w:r w:rsidRPr="00E828B6">
          <w:rPr>
            <w:rStyle w:val="Hyperlink"/>
            <w:rFonts w:ascii="Times New Roman" w:hAnsi="Times New Roman"/>
          </w:rPr>
          <w:t>Wortliste für ausgewählte Sprecher erstellen</w:t>
        </w:r>
      </w:hyperlink>
      <w:r w:rsidRPr="00E828B6">
        <w:rPr>
          <w:rFonts w:ascii="Times New Roman" w:hAnsi="Times New Roman"/>
        </w:rPr>
        <w:t>).</w:t>
      </w:r>
    </w:p>
    <w:p w14:paraId="531D7571" w14:textId="2096E88F" w:rsidR="004C08AF" w:rsidRDefault="004C08AF" w:rsidP="004C08AF">
      <w:pPr>
        <w:pStyle w:val="berschrift3"/>
      </w:pPr>
      <w:bookmarkStart w:id="37" w:name="_Toc473201255"/>
      <w:r w:rsidRPr="00E828B6">
        <w:t>Wartung-Menü</w:t>
      </w:r>
      <w:bookmarkEnd w:id="37"/>
    </w:p>
    <w:p w14:paraId="394C3CB7" w14:textId="77777777" w:rsidR="004C08AF" w:rsidRPr="00E828B6" w:rsidRDefault="004C08AF" w:rsidP="004C08AF">
      <w:pPr>
        <w:widowControl w:val="0"/>
        <w:rPr>
          <w:rFonts w:ascii="Times New Roman" w:hAnsi="Times New Roman"/>
          <w:lang w:eastAsia="en-US"/>
        </w:rPr>
      </w:pPr>
      <w:r w:rsidRPr="00E828B6">
        <w:rPr>
          <w:rFonts w:ascii="Times New Roman" w:hAnsi="Times New Roman"/>
        </w:rPr>
        <w:t xml:space="preserve">Im </w:t>
      </w:r>
      <w:r w:rsidRPr="00E828B6">
        <w:rPr>
          <w:rFonts w:ascii="Times New Roman" w:hAnsi="Times New Roman"/>
          <w:sz w:val="20"/>
          <w:shd w:val="clear" w:color="auto" w:fill="D6E3BC"/>
        </w:rPr>
        <w:t>Wartung</w:t>
      </w:r>
      <w:r w:rsidRPr="00E828B6">
        <w:rPr>
          <w:rFonts w:ascii="Times New Roman" w:hAnsi="Times New Roman"/>
        </w:rPr>
        <w:t>-Menü finden sich Optionen, mit denen sich Fehler in Metadaten sowie Transkriptionen des geöffneten Korpus bequem finden und beheben lassen.</w:t>
      </w:r>
      <w:r w:rsidRPr="009055FA">
        <w:rPr>
          <w:rFonts w:ascii="Times New Roman" w:hAnsi="Times New Roman"/>
        </w:rPr>
        <w:t xml:space="preserve"> Das Menü ist in Optionen zu Transkriptionen und zu Metadaten unterteilt. </w:t>
      </w:r>
    </w:p>
    <w:p w14:paraId="3CC21D7C" w14:textId="77777777" w:rsidR="004C08AF" w:rsidRPr="009055FA" w:rsidRDefault="004C08AF" w:rsidP="004C08AF">
      <w:pPr>
        <w:widowControl w:val="0"/>
        <w:rPr>
          <w:rFonts w:ascii="Times New Roman" w:hAnsi="Times New Roman"/>
          <w:noProof/>
        </w:rPr>
      </w:pPr>
      <w:r w:rsidRPr="009055FA">
        <w:rPr>
          <w:rFonts w:ascii="Times New Roman" w:hAnsi="Times New Roman"/>
          <w:noProof/>
        </w:rPr>
        <w:drawing>
          <wp:inline distT="0" distB="0" distL="0" distR="0" wp14:anchorId="54D103AE" wp14:editId="7186FB6E">
            <wp:extent cx="1958223" cy="1616660"/>
            <wp:effectExtent l="19050" t="19050" r="23495" b="222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978282" cy="16332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F1F230" w14:textId="77777777" w:rsidR="004C08AF" w:rsidRPr="009055FA" w:rsidRDefault="004C08AF" w:rsidP="004C08AF">
      <w:pPr>
        <w:widowControl w:val="0"/>
        <w:rPr>
          <w:rFonts w:ascii="Times New Roman" w:hAnsi="Times New Roman"/>
          <w:b/>
        </w:rPr>
      </w:pPr>
      <w:r w:rsidRPr="009055FA">
        <w:rPr>
          <w:rFonts w:ascii="Times New Roman" w:hAnsi="Times New Roman"/>
          <w:b/>
        </w:rPr>
        <w:t>Transkriptionen:</w:t>
      </w:r>
    </w:p>
    <w:p w14:paraId="45E51AF7" w14:textId="77777777" w:rsidR="004C08AF" w:rsidRPr="00E828B6" w:rsidRDefault="004C08AF" w:rsidP="004C08AF">
      <w:pPr>
        <w:widowControl w:val="0"/>
        <w:rPr>
          <w:rFonts w:ascii="Times New Roman" w:hAnsi="Times New Roman"/>
          <w:shd w:val="clear" w:color="auto" w:fill="D6E3BC"/>
        </w:rPr>
      </w:pPr>
      <w:r w:rsidRPr="009055FA">
        <w:rPr>
          <w:rFonts w:ascii="Times New Roman" w:hAnsi="Times New Roman"/>
          <w:sz w:val="20"/>
          <w:szCs w:val="20"/>
          <w:shd w:val="clear" w:color="auto" w:fill="D6E3BC"/>
        </w:rPr>
        <w:t>Transkriptionen segmentieren</w:t>
      </w:r>
      <w:r w:rsidRPr="009055FA">
        <w:rPr>
          <w:rFonts w:ascii="Times New Roman" w:hAnsi="Times New Roman"/>
        </w:rPr>
        <w:t xml:space="preserve">: Segmentiert die eingebundenen Basistranskriptionen nach einem gewählten </w:t>
      </w:r>
      <w:proofErr w:type="spellStart"/>
      <w:r w:rsidRPr="009055FA">
        <w:rPr>
          <w:rFonts w:ascii="Times New Roman" w:hAnsi="Times New Roman"/>
        </w:rPr>
        <w:t>Segmentieralgorithmus</w:t>
      </w:r>
      <w:proofErr w:type="spellEnd"/>
      <w:r w:rsidRPr="009055FA">
        <w:rPr>
          <w:rFonts w:ascii="Times New Roman" w:hAnsi="Times New Roman"/>
        </w:rPr>
        <w:t xml:space="preserve">. </w:t>
      </w:r>
      <w:r w:rsidRPr="00E828B6">
        <w:rPr>
          <w:rFonts w:ascii="Times New Roman" w:hAnsi="Times New Roman"/>
        </w:rPr>
        <w:t xml:space="preserve">Nähere Informationen zu verschiedenen Segmentierungsalgorithmen bekommen Sie in der Dokumentation zum </w:t>
      </w:r>
      <w:proofErr w:type="spellStart"/>
      <w:r w:rsidRPr="00E828B6">
        <w:rPr>
          <w:rFonts w:ascii="Times New Roman" w:hAnsi="Times New Roman"/>
        </w:rPr>
        <w:t>EXMARaLDA</w:t>
      </w:r>
      <w:proofErr w:type="spellEnd"/>
      <w:r w:rsidRPr="00E828B6">
        <w:rPr>
          <w:rFonts w:ascii="Times New Roman" w:hAnsi="Times New Roman"/>
        </w:rPr>
        <w:t xml:space="preserve">-Partitur-Editor (→ </w:t>
      </w:r>
      <w:hyperlink w:anchor="_Transkriptionen_segmentieren" w:history="1">
        <w:r w:rsidRPr="00E828B6">
          <w:rPr>
            <w:rStyle w:val="Hyperlink"/>
            <w:rFonts w:ascii="Times New Roman" w:hAnsi="Times New Roman"/>
          </w:rPr>
          <w:t>Transkription segmentieren</w:t>
        </w:r>
      </w:hyperlink>
      <w:r w:rsidRPr="00E828B6">
        <w:rPr>
          <w:rFonts w:ascii="Times New Roman" w:hAnsi="Times New Roman"/>
        </w:rPr>
        <w:t xml:space="preserve">). </w:t>
      </w:r>
    </w:p>
    <w:p w14:paraId="0148556B"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Auf Strukturfehler überprüfen…</w:t>
      </w:r>
      <w:r w:rsidRPr="00E828B6">
        <w:rPr>
          <w:rFonts w:ascii="Times New Roman" w:hAnsi="Times New Roman"/>
          <w:b/>
        </w:rPr>
        <w:t>:</w:t>
      </w:r>
      <w:r w:rsidRPr="00E828B6">
        <w:rPr>
          <w:rFonts w:ascii="Times New Roman" w:hAnsi="Times New Roman"/>
        </w:rPr>
        <w:t xml:space="preserve"> Überprüft alle verknüpften Transkriptionen auf Strukturfehler (→ </w:t>
      </w:r>
      <w:hyperlink w:anchor="_Auf_Strukturfehler_überprüfen" w:history="1">
        <w:r w:rsidRPr="00E828B6">
          <w:rPr>
            <w:rStyle w:val="Hyperlink"/>
            <w:rFonts w:ascii="Times New Roman" w:hAnsi="Times New Roman"/>
          </w:rPr>
          <w:t>Auf Strukturfehler überprüfen</w:t>
        </w:r>
      </w:hyperlink>
      <w:r w:rsidRPr="00E828B6">
        <w:rPr>
          <w:rFonts w:ascii="Times New Roman" w:hAnsi="Times New Roman"/>
        </w:rPr>
        <w:t>).</w:t>
      </w:r>
    </w:p>
    <w:p w14:paraId="4F019B9F"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Auf Segmentierungsfehler überprüfen…</w:t>
      </w:r>
      <w:r w:rsidRPr="00E828B6">
        <w:rPr>
          <w:rFonts w:ascii="Times New Roman" w:hAnsi="Times New Roman"/>
          <w:b/>
        </w:rPr>
        <w:t>:</w:t>
      </w:r>
      <w:r w:rsidRPr="00E828B6">
        <w:rPr>
          <w:rFonts w:ascii="Times New Roman" w:hAnsi="Times New Roman"/>
        </w:rPr>
        <w:t xml:space="preserve"> Überprüft alle verknüpften Transkriptionen auf Segmentierungsfehler</w:t>
      </w:r>
      <w:r w:rsidRPr="00E828B6">
        <w:rPr>
          <w:rFonts w:ascii="Times New Roman" w:eastAsia="Calibri" w:hAnsi="Times New Roman"/>
        </w:rPr>
        <w:t xml:space="preserve"> (→ </w:t>
      </w:r>
      <w:hyperlink w:anchor="_Auf_Segmentierungsfehler_überprüfen" w:history="1">
        <w:r w:rsidRPr="00E828B6">
          <w:rPr>
            <w:rStyle w:val="Hyperlink"/>
            <w:rFonts w:ascii="Times New Roman" w:eastAsia="Calibri" w:hAnsi="Times New Roman"/>
          </w:rPr>
          <w:t>Auf Segmentierungsfehler überprüfen</w:t>
        </w:r>
      </w:hyperlink>
      <w:r w:rsidRPr="00E828B6">
        <w:rPr>
          <w:rFonts w:ascii="Times New Roman" w:eastAsia="Calibri" w:hAnsi="Times New Roman"/>
        </w:rPr>
        <w:t>).</w:t>
      </w:r>
    </w:p>
    <w:p w14:paraId="0BBC13FC" w14:textId="77777777" w:rsidR="004C08AF" w:rsidRPr="00E828B6" w:rsidRDefault="004C08AF" w:rsidP="004C08AF">
      <w:pPr>
        <w:widowControl w:val="0"/>
        <w:rPr>
          <w:rFonts w:ascii="Times New Roman" w:eastAsia="Calibri" w:hAnsi="Times New Roman"/>
        </w:rPr>
      </w:pPr>
      <w:r w:rsidRPr="00E828B6">
        <w:rPr>
          <w:rFonts w:ascii="Times New Roman" w:hAnsi="Times New Roman"/>
          <w:sz w:val="20"/>
          <w:szCs w:val="20"/>
          <w:shd w:val="clear" w:color="auto" w:fill="D6E3BC"/>
        </w:rPr>
        <w:t>Sprecherzuordnung prüfen</w:t>
      </w:r>
      <w:r w:rsidRPr="00E828B6">
        <w:rPr>
          <w:rFonts w:ascii="Times New Roman" w:eastAsia="Calibri" w:hAnsi="Times New Roman"/>
        </w:rPr>
        <w:t xml:space="preserve">: Überprüft, ob Sprecher im Korpus vorhanden sind, denen keine Transkriptionsspur zugeordnet ist (→ </w:t>
      </w:r>
      <w:hyperlink w:anchor="_Sprecherzuordnung_prüfen" w:history="1">
        <w:r w:rsidRPr="00E828B6">
          <w:rPr>
            <w:rStyle w:val="Hyperlink"/>
            <w:rFonts w:ascii="Times New Roman" w:eastAsia="Calibri" w:hAnsi="Times New Roman"/>
          </w:rPr>
          <w:t>Sprecherzuordnung prüfen</w:t>
        </w:r>
      </w:hyperlink>
      <w:r w:rsidRPr="00E828B6">
        <w:rPr>
          <w:rFonts w:ascii="Times New Roman" w:eastAsia="Calibri" w:hAnsi="Times New Roman"/>
        </w:rPr>
        <w:t>).</w:t>
      </w:r>
    </w:p>
    <w:p w14:paraId="495754BB" w14:textId="77777777" w:rsidR="004C08AF" w:rsidRPr="00E828B6" w:rsidRDefault="004C08AF" w:rsidP="004C08AF">
      <w:pPr>
        <w:widowControl w:val="0"/>
        <w:rPr>
          <w:rFonts w:ascii="Times New Roman" w:eastAsia="Calibri" w:hAnsi="Times New Roman"/>
        </w:rPr>
      </w:pPr>
      <w:r w:rsidRPr="00E828B6">
        <w:rPr>
          <w:rFonts w:ascii="Times New Roman" w:hAnsi="Times New Roman"/>
          <w:sz w:val="20"/>
          <w:szCs w:val="20"/>
          <w:shd w:val="clear" w:color="auto" w:fill="D6E3BC"/>
        </w:rPr>
        <w:t>Suchen und Ersetzen im Korpus…</w:t>
      </w:r>
      <w:r w:rsidRPr="00E828B6">
        <w:rPr>
          <w:rFonts w:ascii="Times New Roman" w:eastAsia="Calibri" w:hAnsi="Times New Roman"/>
        </w:rPr>
        <w:t xml:space="preserve">: Öffnet ein Menü, durch das die Basistranskriptionen des Korpus mit regulären Ausdrücken verändert werden können (→ </w:t>
      </w:r>
      <w:hyperlink w:anchor="_Suchen_und_Ersetzen" w:history="1">
        <w:r w:rsidRPr="00E828B6">
          <w:rPr>
            <w:rStyle w:val="Hyperlink"/>
            <w:rFonts w:ascii="Times New Roman" w:eastAsia="Calibri" w:hAnsi="Times New Roman"/>
          </w:rPr>
          <w:t>Suchen und ersetzen im Korpus</w:t>
        </w:r>
      </w:hyperlink>
      <w:r w:rsidRPr="00E828B6">
        <w:rPr>
          <w:rFonts w:ascii="Times New Roman" w:eastAsia="Calibri" w:hAnsi="Times New Roman"/>
        </w:rPr>
        <w:t xml:space="preserve">). </w:t>
      </w:r>
    </w:p>
    <w:p w14:paraId="365A6DE4" w14:textId="77777777" w:rsidR="004C08AF" w:rsidRPr="00E828B6" w:rsidRDefault="004C08AF" w:rsidP="004C08A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imes New Roman" w:hAnsi="Times New Roman"/>
          <w:b/>
        </w:rPr>
      </w:pPr>
      <w:r w:rsidRPr="00E828B6">
        <w:rPr>
          <w:rFonts w:ascii="Times New Roman" w:hAnsi="Times New Roman"/>
          <w:b/>
        </w:rPr>
        <w:t>Metadaten:</w:t>
      </w:r>
    </w:p>
    <w:p w14:paraId="46368324" w14:textId="77777777" w:rsidR="004C08AF" w:rsidRPr="00E828B6" w:rsidRDefault="004C08AF" w:rsidP="004C08A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imes New Roman" w:hAnsi="Times New Roman"/>
        </w:rPr>
      </w:pPr>
      <w:r w:rsidRPr="00E828B6">
        <w:rPr>
          <w:rFonts w:ascii="Times New Roman" w:hAnsi="Times New Roman"/>
          <w:sz w:val="20"/>
          <w:shd w:val="clear" w:color="auto" w:fill="D6E3BC"/>
        </w:rPr>
        <w:t>Segmentzahlen aktualisieren</w:t>
      </w:r>
      <w:r w:rsidRPr="00E828B6">
        <w:rPr>
          <w:rFonts w:ascii="Times New Roman" w:hAnsi="Times New Roman"/>
          <w:b/>
        </w:rPr>
        <w:t xml:space="preserve">: </w:t>
      </w:r>
      <w:r w:rsidRPr="00E828B6">
        <w:rPr>
          <w:rFonts w:ascii="Times New Roman" w:hAnsi="Times New Roman"/>
        </w:rPr>
        <w:t xml:space="preserve">Extrahiert die Segmentzahlen aus allen verknüpften Transkriptionen und fügt diese in die Metadaten ein, so dass sie sich in </w:t>
      </w:r>
      <w:proofErr w:type="spellStart"/>
      <w:r w:rsidRPr="00E828B6">
        <w:rPr>
          <w:rFonts w:ascii="Times New Roman" w:hAnsi="Times New Roman"/>
        </w:rPr>
        <w:t>Coma</w:t>
      </w:r>
      <w:proofErr w:type="spellEnd"/>
      <w:r w:rsidRPr="00E828B6">
        <w:rPr>
          <w:rFonts w:ascii="Times New Roman" w:hAnsi="Times New Roman"/>
        </w:rPr>
        <w:t xml:space="preserve"> anzeigen und addieren lassen</w:t>
      </w:r>
      <w:r w:rsidRPr="00E828B6">
        <w:rPr>
          <w:rFonts w:ascii="Times New Roman" w:eastAsia="Calibri" w:hAnsi="Times New Roman"/>
        </w:rPr>
        <w:t xml:space="preserve"> (→</w:t>
      </w:r>
      <w:hyperlink w:anchor="_Segmentzahlen_aktualisieren" w:history="1">
        <w:r w:rsidRPr="00E828B6">
          <w:rPr>
            <w:rStyle w:val="Hyperlink"/>
            <w:rFonts w:ascii="Times New Roman" w:eastAsia="Calibri" w:hAnsi="Times New Roman"/>
          </w:rPr>
          <w:t>Segmentzahlen aktualisieren</w:t>
        </w:r>
      </w:hyperlink>
      <w:r w:rsidRPr="00E828B6">
        <w:rPr>
          <w:rFonts w:ascii="Times New Roman" w:eastAsia="Calibri" w:hAnsi="Times New Roman"/>
        </w:rPr>
        <w:t>).</w:t>
      </w:r>
    </w:p>
    <w:p w14:paraId="3451E893" w14:textId="77777777" w:rsidR="004C08AF" w:rsidRPr="00E828B6" w:rsidRDefault="004C08AF" w:rsidP="004C08A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rPr>
          <w:rFonts w:ascii="Times New Roman" w:hAnsi="Times New Roman"/>
          <w:lang w:eastAsia="en-US"/>
        </w:rPr>
      </w:pPr>
      <w:r w:rsidRPr="00E828B6">
        <w:rPr>
          <w:rFonts w:ascii="Times New Roman" w:hAnsi="Times New Roman"/>
          <w:sz w:val="20"/>
          <w:shd w:val="clear" w:color="auto" w:fill="D6E3BC"/>
        </w:rPr>
        <w:t>Aufnahmen aus Transkriptionen aktualisieren</w:t>
      </w:r>
      <w:r w:rsidRPr="00E828B6">
        <w:rPr>
          <w:rFonts w:ascii="Times New Roman" w:hAnsi="Times New Roman"/>
          <w:b/>
        </w:rPr>
        <w:t>:</w:t>
      </w:r>
      <w:r w:rsidRPr="00E828B6">
        <w:rPr>
          <w:rFonts w:ascii="Times New Roman" w:hAnsi="Times New Roman"/>
        </w:rPr>
        <w:t xml:space="preserve"> Aktualisiert die Aufnahmen in </w:t>
      </w:r>
      <w:proofErr w:type="spellStart"/>
      <w:r w:rsidRPr="00E828B6">
        <w:rPr>
          <w:rFonts w:ascii="Times New Roman" w:hAnsi="Times New Roman"/>
        </w:rPr>
        <w:t>Coma</w:t>
      </w:r>
      <w:proofErr w:type="spellEnd"/>
      <w:r w:rsidRPr="00E828B6">
        <w:rPr>
          <w:rFonts w:ascii="Times New Roman" w:hAnsi="Times New Roman"/>
        </w:rPr>
        <w:t xml:space="preserve"> mit den Aufnahmen, die mit den Transkriptionen verknüpft sind. Bereits verknüpfte Aufnahmen, die nicht mehr existieren, werden dabei nicht gelöscht</w:t>
      </w:r>
      <w:r w:rsidRPr="00E828B6">
        <w:rPr>
          <w:rFonts w:ascii="Times New Roman" w:eastAsia="Calibri" w:hAnsi="Times New Roman"/>
        </w:rPr>
        <w:t xml:space="preserve"> (→</w:t>
      </w:r>
      <w:hyperlink w:anchor="_Aufnahmen_aus_Transkriptionen" w:history="1">
        <w:r w:rsidRPr="00E828B6">
          <w:rPr>
            <w:rStyle w:val="Hyperlink"/>
            <w:rFonts w:ascii="Times New Roman" w:eastAsia="Calibri" w:hAnsi="Times New Roman"/>
          </w:rPr>
          <w:t>Aufnahmen aus Transkriptionen aktualisieren</w:t>
        </w:r>
      </w:hyperlink>
      <w:r w:rsidRPr="00E828B6">
        <w:rPr>
          <w:rFonts w:ascii="Times New Roman" w:eastAsia="Calibri" w:hAnsi="Times New Roman"/>
        </w:rPr>
        <w:t>).</w:t>
      </w:r>
    </w:p>
    <w:p w14:paraId="455429D7" w14:textId="77777777" w:rsidR="004C08AF" w:rsidRPr="00E828B6" w:rsidRDefault="004C08AF" w:rsidP="004C08AF">
      <w:pPr>
        <w:widowControl w:val="0"/>
        <w:rPr>
          <w:rFonts w:ascii="Times New Roman" w:hAnsi="Times New Roman"/>
          <w:lang w:eastAsia="en-US"/>
        </w:rPr>
      </w:pPr>
      <w:r w:rsidRPr="00E828B6">
        <w:rPr>
          <w:rFonts w:ascii="Times New Roman" w:hAnsi="Times New Roman"/>
          <w:sz w:val="20"/>
          <w:shd w:val="clear" w:color="auto" w:fill="D6E3BC"/>
        </w:rPr>
        <w:t>Description-Schlüssel angleichen...</w:t>
      </w:r>
      <w:r w:rsidRPr="00E828B6">
        <w:rPr>
          <w:rFonts w:ascii="Times New Roman" w:hAnsi="Times New Roman"/>
          <w:b/>
        </w:rPr>
        <w:t xml:space="preserve">: </w:t>
      </w:r>
      <w:r w:rsidRPr="00E828B6">
        <w:rPr>
          <w:rFonts w:ascii="Times New Roman" w:hAnsi="Times New Roman"/>
        </w:rPr>
        <w:t xml:space="preserve"> Öffnet ein Fenster, in dem Sie Fehler, die Sie gegebenenfalls bei der Benennung von Metadaten-Schlüsseln gemacht haben, korrigieren können (→ </w:t>
      </w:r>
      <w:hyperlink w:anchor="_Description-Schlüssel_angleichen" w:history="1">
        <w:r w:rsidRPr="00E828B6">
          <w:rPr>
            <w:rStyle w:val="Hyperlink"/>
            <w:rFonts w:ascii="Times New Roman" w:hAnsi="Times New Roman"/>
          </w:rPr>
          <w:t>Description-Schlüssel angleichen</w:t>
        </w:r>
      </w:hyperlink>
      <w:r w:rsidRPr="00E828B6">
        <w:rPr>
          <w:rFonts w:ascii="Times New Roman" w:hAnsi="Times New Roman"/>
        </w:rPr>
        <w:t>).</w:t>
      </w:r>
    </w:p>
    <w:p w14:paraId="48D60029" w14:textId="77777777" w:rsidR="004C08AF" w:rsidRPr="00E828B6" w:rsidRDefault="004C08AF" w:rsidP="004C08AF">
      <w:pPr>
        <w:widowControl w:val="0"/>
        <w:spacing w:before="120" w:after="120"/>
        <w:rPr>
          <w:rFonts w:ascii="Times New Roman" w:hAnsi="Times New Roman"/>
          <w:lang w:eastAsia="en-US"/>
        </w:rPr>
      </w:pPr>
      <w:r w:rsidRPr="00E828B6">
        <w:rPr>
          <w:rFonts w:ascii="Times New Roman" w:hAnsi="Times New Roman"/>
          <w:sz w:val="20"/>
          <w:shd w:val="clear" w:color="auto" w:fill="D6E3BC"/>
        </w:rPr>
        <w:t>XML-Dokument anzeigen</w:t>
      </w:r>
      <w:r w:rsidRPr="00E828B6">
        <w:rPr>
          <w:rFonts w:ascii="Times New Roman" w:hAnsi="Times New Roman"/>
        </w:rPr>
        <w:t xml:space="preserve">: Öffnet ein Fenster mit der XML-Darstellung der </w:t>
      </w:r>
      <w:proofErr w:type="spellStart"/>
      <w:r w:rsidRPr="00E828B6">
        <w:rPr>
          <w:rFonts w:ascii="Times New Roman" w:hAnsi="Times New Roman"/>
        </w:rPr>
        <w:t>Coma</w:t>
      </w:r>
      <w:proofErr w:type="spellEnd"/>
      <w:r w:rsidRPr="00E828B6">
        <w:rPr>
          <w:rFonts w:ascii="Times New Roman" w:hAnsi="Times New Roman"/>
        </w:rPr>
        <w:t xml:space="preserve">-Datei. Beachten Sie, dass es bei </w:t>
      </w:r>
      <w:r w:rsidRPr="00E828B6">
        <w:rPr>
          <w:rFonts w:ascii="Times New Roman" w:eastAsia="Calibri" w:hAnsi="Times New Roman"/>
        </w:rPr>
        <w:t>großen</w:t>
      </w:r>
      <w:r w:rsidRPr="00E828B6">
        <w:rPr>
          <w:rFonts w:ascii="Times New Roman" w:hAnsi="Times New Roman"/>
        </w:rPr>
        <w:t xml:space="preserve"> </w:t>
      </w:r>
      <w:proofErr w:type="spellStart"/>
      <w:r w:rsidRPr="00E828B6">
        <w:rPr>
          <w:rFonts w:ascii="Times New Roman" w:hAnsi="Times New Roman"/>
        </w:rPr>
        <w:t>Coma</w:t>
      </w:r>
      <w:proofErr w:type="spellEnd"/>
      <w:r w:rsidRPr="00E828B6">
        <w:rPr>
          <w:rFonts w:ascii="Times New Roman" w:hAnsi="Times New Roman"/>
        </w:rPr>
        <w:t>-Dateien eine Weile dauern kann, bis das Fenster erscheint.</w:t>
      </w:r>
    </w:p>
    <w:p w14:paraId="7F11AC95" w14:textId="77777777" w:rsidR="004C08AF" w:rsidRDefault="004C08AF" w:rsidP="004C08AF"/>
    <w:p w14:paraId="6416DC65" w14:textId="565582C4" w:rsidR="004C08AF" w:rsidRDefault="004C08AF" w:rsidP="004C08AF">
      <w:pPr>
        <w:pStyle w:val="berschrift3"/>
      </w:pPr>
      <w:bookmarkStart w:id="38" w:name="_Toc473201256"/>
      <w:r w:rsidRPr="00E828B6">
        <w:rPr>
          <w:lang w:val="de-DE"/>
        </w:rPr>
        <w:t>Hilfe-Menü</w:t>
      </w:r>
      <w:bookmarkEnd w:id="38"/>
    </w:p>
    <w:p w14:paraId="3EB288D4" w14:textId="77777777" w:rsidR="004C08AF" w:rsidRPr="00E828B6" w:rsidRDefault="004C08AF" w:rsidP="004C08AF">
      <w:pPr>
        <w:widowControl w:val="0"/>
        <w:spacing w:before="120" w:after="120"/>
        <w:rPr>
          <w:rFonts w:ascii="Times New Roman" w:hAnsi="Times New Roman"/>
        </w:rPr>
      </w:pPr>
      <w:r w:rsidRPr="00E828B6">
        <w:rPr>
          <w:rFonts w:ascii="Times New Roman" w:eastAsia="Calibri" w:hAnsi="Times New Roman"/>
        </w:rPr>
        <w:lastRenderedPageBreak/>
        <w:t xml:space="preserve">Im Hilfe-Menü finden sich Optionen zur Lösung von etwaigen Problemen mit </w:t>
      </w:r>
      <w:proofErr w:type="spellStart"/>
      <w:r w:rsidRPr="00E828B6">
        <w:rPr>
          <w:rFonts w:ascii="Times New Roman" w:eastAsia="Calibri" w:hAnsi="Times New Roman"/>
        </w:rPr>
        <w:t>Coma</w:t>
      </w:r>
      <w:proofErr w:type="spellEnd"/>
      <w:r w:rsidRPr="00E828B6">
        <w:rPr>
          <w:rFonts w:ascii="Times New Roman" w:eastAsia="Calibri" w:hAnsi="Times New Roman"/>
        </w:rPr>
        <w:t xml:space="preserve">. </w:t>
      </w:r>
    </w:p>
    <w:p w14:paraId="6237F7CB" w14:textId="77777777" w:rsidR="004C08AF" w:rsidRPr="00E828B6" w:rsidRDefault="004C08AF" w:rsidP="004C08AF">
      <w:pPr>
        <w:widowControl w:val="0"/>
        <w:spacing w:before="120" w:after="120"/>
        <w:rPr>
          <w:rFonts w:ascii="Times New Roman" w:hAnsi="Times New Roman"/>
          <w:lang w:eastAsia="en-US"/>
        </w:rPr>
      </w:pPr>
      <w:r w:rsidRPr="00E828B6">
        <w:rPr>
          <w:rFonts w:ascii="Times New Roman" w:hAnsi="Times New Roman"/>
          <w:sz w:val="20"/>
          <w:shd w:val="clear" w:color="auto" w:fill="D6E3BC"/>
        </w:rPr>
        <w:t>Hilfe (im Web)</w:t>
      </w:r>
      <w:r w:rsidRPr="00E828B6">
        <w:rPr>
          <w:rFonts w:ascii="Times New Roman" w:hAnsi="Times New Roman"/>
          <w:b/>
        </w:rPr>
        <w:t>:</w:t>
      </w:r>
      <w:r w:rsidRPr="00E828B6">
        <w:rPr>
          <w:rFonts w:ascii="Times New Roman" w:hAnsi="Times New Roman"/>
        </w:rPr>
        <w:t xml:space="preserve"> Öffnet die </w:t>
      </w:r>
      <w:proofErr w:type="spellStart"/>
      <w:r w:rsidRPr="00E828B6">
        <w:rPr>
          <w:rFonts w:ascii="Times New Roman" w:hAnsi="Times New Roman"/>
        </w:rPr>
        <w:t>Coma</w:t>
      </w:r>
      <w:proofErr w:type="spellEnd"/>
      <w:r w:rsidRPr="00E828B6">
        <w:rPr>
          <w:rFonts w:ascii="Times New Roman" w:hAnsi="Times New Roman"/>
        </w:rPr>
        <w:t>-Webseite mit Links zu diesem und weiteren Hilfe-Dokumenten.</w:t>
      </w:r>
    </w:p>
    <w:p w14:paraId="182A0B3A" w14:textId="77777777" w:rsidR="004C08AF" w:rsidRPr="00E828B6" w:rsidRDefault="004C08AF" w:rsidP="004C08AF">
      <w:pPr>
        <w:widowControl w:val="0"/>
        <w:spacing w:before="120" w:after="120"/>
        <w:rPr>
          <w:rFonts w:ascii="Times New Roman" w:hAnsi="Times New Roman"/>
          <w:lang w:eastAsia="en-US"/>
        </w:rPr>
      </w:pPr>
      <w:r w:rsidRPr="00E828B6">
        <w:rPr>
          <w:rFonts w:ascii="Times New Roman" w:hAnsi="Times New Roman"/>
          <w:sz w:val="20"/>
          <w:shd w:val="clear" w:color="auto" w:fill="D6E3BC"/>
        </w:rPr>
        <w:t>Nach Updates suchen</w:t>
      </w:r>
      <w:r w:rsidRPr="00E828B6">
        <w:rPr>
          <w:rFonts w:ascii="Times New Roman" w:hAnsi="Times New Roman"/>
          <w:b/>
        </w:rPr>
        <w:t>:</w:t>
      </w:r>
      <w:r w:rsidRPr="00E828B6">
        <w:rPr>
          <w:rFonts w:ascii="Times New Roman" w:hAnsi="Times New Roman"/>
        </w:rPr>
        <w:t xml:space="preserve"> Stellt eine Verbindung mit dem </w:t>
      </w:r>
      <w:proofErr w:type="spellStart"/>
      <w:r w:rsidRPr="00E828B6">
        <w:rPr>
          <w:rFonts w:ascii="Times New Roman" w:hAnsi="Times New Roman"/>
        </w:rPr>
        <w:t>EXMARaLDA</w:t>
      </w:r>
      <w:proofErr w:type="spellEnd"/>
      <w:r w:rsidRPr="00E828B6">
        <w:rPr>
          <w:rFonts w:ascii="Times New Roman" w:hAnsi="Times New Roman"/>
        </w:rPr>
        <w:t xml:space="preserve">-Webserver her und überprüft, ob eine neuere Version als die installierte von </w:t>
      </w:r>
      <w:proofErr w:type="spellStart"/>
      <w:r w:rsidRPr="00E828B6">
        <w:rPr>
          <w:rFonts w:ascii="Times New Roman" w:hAnsi="Times New Roman"/>
        </w:rPr>
        <w:t>Coma</w:t>
      </w:r>
      <w:proofErr w:type="spellEnd"/>
      <w:r w:rsidRPr="00E828B6">
        <w:rPr>
          <w:rFonts w:ascii="Times New Roman" w:hAnsi="Times New Roman"/>
        </w:rPr>
        <w:t xml:space="preserve"> erschienen ist. Falls dies der Fall ist, können Sie durch klicken auf die </w:t>
      </w:r>
      <w:r w:rsidRPr="00E828B6">
        <w:rPr>
          <w:rFonts w:ascii="Times New Roman" w:hAnsi="Times New Roman"/>
          <w:sz w:val="20"/>
          <w:shd w:val="clear" w:color="auto" w:fill="D6E3BC"/>
        </w:rPr>
        <w:t>Download-Seite besuchen</w:t>
      </w:r>
      <w:r w:rsidRPr="00E828B6">
        <w:rPr>
          <w:rFonts w:ascii="Times New Roman" w:hAnsi="Times New Roman"/>
        </w:rPr>
        <w:t xml:space="preserve">-Schaltfläche die </w:t>
      </w:r>
      <w:proofErr w:type="spellStart"/>
      <w:r w:rsidRPr="00E828B6">
        <w:rPr>
          <w:rFonts w:ascii="Times New Roman" w:hAnsi="Times New Roman"/>
        </w:rPr>
        <w:t>EXMARaLDA</w:t>
      </w:r>
      <w:proofErr w:type="spellEnd"/>
      <w:r w:rsidRPr="00E828B6">
        <w:rPr>
          <w:rFonts w:ascii="Times New Roman" w:hAnsi="Times New Roman"/>
        </w:rPr>
        <w:t xml:space="preserve">-Download-Seite besuchen und die neueste Version herunterladen. </w:t>
      </w:r>
      <w:r w:rsidRPr="00E828B6">
        <w:rPr>
          <w:rFonts w:ascii="Times New Roman" w:eastAsia="Calibri" w:hAnsi="Times New Roman"/>
        </w:rPr>
        <w:t xml:space="preserve">In den </w:t>
      </w:r>
      <w:hyperlink w:anchor="_Einstellungen" w:history="1">
        <w:r w:rsidRPr="00E828B6">
          <w:rPr>
            <w:rStyle w:val="Hyperlink"/>
            <w:rFonts w:ascii="Times New Roman" w:eastAsia="Calibri" w:hAnsi="Times New Roman"/>
          </w:rPr>
          <w:t>Einstellungen</w:t>
        </w:r>
      </w:hyperlink>
      <w:r w:rsidRPr="00E828B6">
        <w:rPr>
          <w:rFonts w:ascii="Times New Roman" w:hAnsi="Times New Roman"/>
        </w:rPr>
        <w:t xml:space="preserve"> können Sie bestimmen, ob die Update-Überprüfung in regelmäßigen Intervallen automatisch durchgeführt wird und ob </w:t>
      </w:r>
      <w:hyperlink w:anchor="_Preview-Versionen" w:history="1">
        <w:r w:rsidRPr="00E828B6">
          <w:rPr>
            <w:rStyle w:val="Hyperlink"/>
            <w:rFonts w:ascii="Times New Roman" w:eastAsia="Calibri" w:hAnsi="Times New Roman"/>
          </w:rPr>
          <w:t>Preview-Versionen</w:t>
        </w:r>
      </w:hyperlink>
      <w:r w:rsidRPr="00E828B6">
        <w:rPr>
          <w:rFonts w:ascii="Times New Roman" w:hAnsi="Times New Roman"/>
        </w:rPr>
        <w:t xml:space="preserve"> in die Update-Prüfung mit einbezogen werden. </w:t>
      </w:r>
    </w:p>
    <w:p w14:paraId="1FFD79CD" w14:textId="77777777" w:rsidR="004C08AF" w:rsidRPr="00E828B6" w:rsidRDefault="004C08AF" w:rsidP="004C08AF">
      <w:pPr>
        <w:widowControl w:val="0"/>
        <w:spacing w:before="120" w:after="120"/>
        <w:rPr>
          <w:rFonts w:ascii="Times New Roman" w:hAnsi="Times New Roman"/>
          <w:lang w:eastAsia="en-US"/>
        </w:rPr>
      </w:pPr>
      <w:proofErr w:type="spellStart"/>
      <w:r w:rsidRPr="00E828B6">
        <w:rPr>
          <w:rFonts w:ascii="Times New Roman" w:hAnsi="Times New Roman"/>
          <w:sz w:val="20"/>
          <w:shd w:val="clear" w:color="auto" w:fill="D6E3BC"/>
        </w:rPr>
        <w:t>Debug</w:t>
      </w:r>
      <w:proofErr w:type="spellEnd"/>
      <w:r w:rsidRPr="00E828B6">
        <w:rPr>
          <w:rFonts w:ascii="Times New Roman" w:hAnsi="Times New Roman"/>
          <w:sz w:val="20"/>
          <w:shd w:val="clear" w:color="auto" w:fill="D6E3BC"/>
        </w:rPr>
        <w:t>-Information in die Zwischenablage kopieren</w:t>
      </w:r>
      <w:r w:rsidRPr="00E828B6">
        <w:rPr>
          <w:rFonts w:ascii="Times New Roman" w:hAnsi="Times New Roman"/>
          <w:b/>
        </w:rPr>
        <w:t>:</w:t>
      </w:r>
      <w:r w:rsidRPr="00E828B6">
        <w:rPr>
          <w:rFonts w:ascii="Times New Roman" w:hAnsi="Times New Roman"/>
        </w:rPr>
        <w:t xml:space="preserve"> Kopiert den Inhalt des Log-Files in die Zwischenablage. Wenn Sie einen Fehler im Programm entdecken, so können sie ein Email mit diesem Inhalt an die </w:t>
      </w:r>
      <w:r w:rsidRPr="00E828B6">
        <w:rPr>
          <w:rFonts w:ascii="Times New Roman" w:eastAsia="Calibri" w:hAnsi="Times New Roman"/>
        </w:rPr>
        <w:t>Programmierer</w:t>
      </w:r>
      <w:r w:rsidRPr="00E828B6">
        <w:rPr>
          <w:rFonts w:ascii="Times New Roman" w:hAnsi="Times New Roman"/>
        </w:rPr>
        <w:t xml:space="preserve"> senden. </w:t>
      </w:r>
    </w:p>
    <w:p w14:paraId="10E1E3E7" w14:textId="238BE78F" w:rsidR="0063228A" w:rsidRPr="004C08AF" w:rsidRDefault="004C08AF" w:rsidP="00382F0A">
      <w:r w:rsidRPr="00E828B6">
        <w:rPr>
          <w:rFonts w:ascii="Times New Roman" w:hAnsi="Times New Roman"/>
          <w:sz w:val="20"/>
          <w:shd w:val="clear" w:color="auto" w:fill="D6E3BC"/>
        </w:rPr>
        <w:t xml:space="preserve">Über </w:t>
      </w:r>
      <w:proofErr w:type="spellStart"/>
      <w:r w:rsidRPr="00E828B6">
        <w:rPr>
          <w:rFonts w:ascii="Times New Roman" w:hAnsi="Times New Roman"/>
          <w:sz w:val="20"/>
          <w:shd w:val="clear" w:color="auto" w:fill="D6E3BC"/>
        </w:rPr>
        <w:t>Coma</w:t>
      </w:r>
      <w:proofErr w:type="spellEnd"/>
      <w:r w:rsidRPr="00E828B6">
        <w:rPr>
          <w:rFonts w:ascii="Times New Roman" w:hAnsi="Times New Roman"/>
          <w:b/>
        </w:rPr>
        <w:t>:</w:t>
      </w:r>
      <w:r w:rsidRPr="00E828B6">
        <w:rPr>
          <w:rFonts w:ascii="Times New Roman" w:hAnsi="Times New Roman"/>
        </w:rPr>
        <w:t xml:space="preserve"> Zeigt ein Fenster mit Programminformationen und der Versionsnummer des Programms an.</w:t>
      </w:r>
    </w:p>
    <w:p w14:paraId="44F0CF96" w14:textId="77777777" w:rsidR="0063228A" w:rsidRPr="004C08AF" w:rsidRDefault="0063228A" w:rsidP="00B84AED">
      <w:pPr>
        <w:pStyle w:val="Standard-BlockCharCharChar"/>
        <w:rPr>
          <w:ins w:id="39" w:author="Karolina Kaminska" w:date="2017-01-23T23:36:00Z"/>
          <w:lang w:val="de-DE"/>
        </w:rPr>
        <w:sectPr w:rsidR="0063228A" w:rsidRPr="004C08AF" w:rsidSect="00BE2AA5">
          <w:headerReference w:type="default" r:id="rId30"/>
          <w:type w:val="continuous"/>
          <w:pgSz w:w="11906" w:h="16838"/>
          <w:pgMar w:top="1417" w:right="1134" w:bottom="1134" w:left="1417" w:header="709" w:footer="708" w:gutter="0"/>
          <w:cols w:space="708"/>
          <w:docGrid w:linePitch="360"/>
        </w:sectPr>
      </w:pPr>
    </w:p>
    <w:p w14:paraId="0847A398" w14:textId="0668129B" w:rsidR="00B932C6" w:rsidRPr="004D26F7" w:rsidRDefault="00382F0A" w:rsidP="00BE4181">
      <w:pPr>
        <w:pStyle w:val="berschrift1"/>
        <w:spacing w:before="0"/>
        <w:rPr>
          <w:lang w:val="en-US" w:eastAsia="en-US"/>
        </w:rPr>
      </w:pPr>
      <w:bookmarkStart w:id="40" w:name="_Toc473201257"/>
      <w:r>
        <w:rPr>
          <w:lang w:val="en-US" w:eastAsia="en-US"/>
        </w:rPr>
        <w:lastRenderedPageBreak/>
        <w:t>KORPUSVERWALTUNG</w:t>
      </w:r>
      <w:bookmarkEnd w:id="40"/>
    </w:p>
    <w:p w14:paraId="6254AA67"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Auf dem </w:t>
      </w:r>
      <w:r w:rsidRPr="00E828B6">
        <w:rPr>
          <w:rFonts w:ascii="Times New Roman" w:hAnsi="Times New Roman"/>
          <w:sz w:val="20"/>
          <w:shd w:val="clear" w:color="auto" w:fill="D6E3BC"/>
        </w:rPr>
        <w:t>Korpus</w:t>
      </w:r>
      <w:r w:rsidRPr="00E828B6">
        <w:rPr>
          <w:rFonts w:ascii="Times New Roman" w:hAnsi="Times New Roman"/>
        </w:rPr>
        <w:t>-Reiter werden alle Daten verwaltet, die sich mit dem Korpus als Ganzes befassen. Der Reiter - hier mit einem geladenen Korpus - sieht so aus:</w:t>
      </w:r>
    </w:p>
    <w:p w14:paraId="651A2A93"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0" distB="0" distL="0" distR="0" wp14:anchorId="36921800" wp14:editId="1DAF8242">
            <wp:extent cx="5719445" cy="3042811"/>
            <wp:effectExtent l="19050" t="19050" r="14605" b="247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723948" cy="304520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14:paraId="37E03E97" w14:textId="77777777" w:rsidR="00382F0A" w:rsidRPr="00E828B6" w:rsidRDefault="00382F0A" w:rsidP="00382F0A">
      <w:pPr>
        <w:widowControl w:val="0"/>
        <w:rPr>
          <w:rFonts w:ascii="Times New Roman" w:hAnsi="Times New Roman"/>
          <w:noProof/>
          <w:lang w:eastAsia="en-US"/>
        </w:rPr>
      </w:pPr>
      <w:r w:rsidRPr="00E828B6">
        <w:rPr>
          <w:rFonts w:ascii="Times New Roman" w:hAnsi="Times New Roman"/>
        </w:rPr>
        <w:t xml:space="preserve">Zu allen angelegten Korpora lassen sich in </w:t>
      </w:r>
      <w:proofErr w:type="spellStart"/>
      <w:r w:rsidRPr="00E828B6">
        <w:rPr>
          <w:rFonts w:ascii="Times New Roman" w:hAnsi="Times New Roman"/>
        </w:rPr>
        <w:t>Coma</w:t>
      </w:r>
      <w:proofErr w:type="spellEnd"/>
      <w:r w:rsidRPr="00E828B6">
        <w:rPr>
          <w:rFonts w:ascii="Times New Roman" w:hAnsi="Times New Roman"/>
        </w:rPr>
        <w:t xml:space="preserve"> beschreibende Metadaten eingeben: Vorgegeben sind dabei der </w:t>
      </w:r>
      <w:proofErr w:type="spellStart"/>
      <w:r w:rsidRPr="00E828B6">
        <w:rPr>
          <w:rFonts w:ascii="Times New Roman" w:hAnsi="Times New Roman"/>
        </w:rPr>
        <w:t>Korpusname</w:t>
      </w:r>
      <w:proofErr w:type="spellEnd"/>
      <w:r w:rsidRPr="00E828B6">
        <w:rPr>
          <w:rFonts w:ascii="Times New Roman" w:hAnsi="Times New Roman"/>
        </w:rPr>
        <w:t xml:space="preserve"> und das Feld der </w:t>
      </w:r>
      <w:r w:rsidRPr="00E828B6">
        <w:rPr>
          <w:rFonts w:ascii="Times New Roman" w:hAnsi="Times New Roman"/>
          <w:sz w:val="20"/>
          <w:shd w:val="clear" w:color="auto" w:fill="D6E3BC"/>
        </w:rPr>
        <w:t xml:space="preserve">Unique Speaker </w:t>
      </w:r>
      <w:proofErr w:type="spellStart"/>
      <w:r w:rsidRPr="00E828B6">
        <w:rPr>
          <w:rFonts w:ascii="Times New Roman" w:hAnsi="Times New Roman"/>
          <w:sz w:val="20"/>
          <w:shd w:val="clear" w:color="auto" w:fill="D6E3BC"/>
        </w:rPr>
        <w:t>Distinction</w:t>
      </w:r>
      <w:proofErr w:type="spellEnd"/>
      <w:r w:rsidRPr="00E828B6">
        <w:rPr>
          <w:rFonts w:ascii="Times New Roman" w:hAnsi="Times New Roman"/>
        </w:rPr>
        <w:t xml:space="preserve"> - sie lassen sich im oberen Bereich des Programms editieren</w:t>
      </w:r>
      <w:r w:rsidRPr="009055FA">
        <w:rPr>
          <w:rFonts w:ascii="Times New Roman" w:hAnsi="Times New Roman"/>
          <w:noProof/>
        </w:rPr>
        <w:drawing>
          <wp:inline distT="0" distB="0" distL="0" distR="0" wp14:anchorId="7124D1AD" wp14:editId="2C8CC06D">
            <wp:extent cx="387077" cy="195782"/>
            <wp:effectExtent l="19050" t="19050" r="13335" b="139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93006" cy="1987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828B6">
        <w:rPr>
          <w:rFonts w:ascii="Times New Roman" w:hAnsi="Times New Roman"/>
          <w:noProof/>
        </w:rPr>
        <w:t xml:space="preserve">. </w:t>
      </w:r>
    </w:p>
    <w:p w14:paraId="30CE03FE" w14:textId="77777777" w:rsidR="00382F0A" w:rsidRPr="009055FA" w:rsidRDefault="00382F0A" w:rsidP="00382F0A">
      <w:pPr>
        <w:widowControl w:val="0"/>
        <w:rPr>
          <w:rFonts w:ascii="Times New Roman" w:hAnsi="Times New Roman"/>
        </w:rPr>
      </w:pPr>
      <w:r w:rsidRPr="009055FA">
        <w:rPr>
          <w:rFonts w:ascii="Times New Roman" w:hAnsi="Times New Roman"/>
          <w:noProof/>
        </w:rPr>
        <w:drawing>
          <wp:inline distT="0" distB="0" distL="0" distR="0" wp14:anchorId="2EBEE2B3" wp14:editId="6C0BC358">
            <wp:extent cx="2040940" cy="1089660"/>
            <wp:effectExtent l="19050" t="19050" r="16510" b="152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063248" cy="110157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Pr="009055FA">
        <w:rPr>
          <w:rFonts w:ascii="Times New Roman" w:hAnsi="Times New Roman"/>
        </w:rPr>
        <w:t xml:space="preserve"> </w:t>
      </w:r>
    </w:p>
    <w:p w14:paraId="6A7BF8A5" w14:textId="77777777" w:rsidR="00382F0A" w:rsidRPr="00E828B6" w:rsidRDefault="00382F0A" w:rsidP="00382F0A">
      <w:pPr>
        <w:widowControl w:val="0"/>
        <w:spacing w:before="120" w:after="120"/>
        <w:rPr>
          <w:rFonts w:ascii="Times New Roman" w:hAnsi="Times New Roman"/>
          <w:lang w:eastAsia="en-US"/>
        </w:rPr>
      </w:pPr>
      <w:r w:rsidRPr="00E828B6">
        <w:rPr>
          <w:rFonts w:ascii="Times New Roman" w:hAnsi="Times New Roman"/>
        </w:rPr>
        <w:t xml:space="preserve">Das Feld </w:t>
      </w:r>
      <w:r w:rsidRPr="00E828B6">
        <w:rPr>
          <w:rFonts w:ascii="Times New Roman" w:hAnsi="Times New Roman"/>
          <w:sz w:val="20"/>
          <w:shd w:val="clear" w:color="auto" w:fill="D6E3BC"/>
        </w:rPr>
        <w:t xml:space="preserve">Unique Speaker </w:t>
      </w:r>
      <w:proofErr w:type="spellStart"/>
      <w:r w:rsidRPr="00E828B6">
        <w:rPr>
          <w:rFonts w:ascii="Times New Roman" w:hAnsi="Times New Roman"/>
          <w:sz w:val="20"/>
          <w:shd w:val="clear" w:color="auto" w:fill="D6E3BC"/>
        </w:rPr>
        <w:t>Distinction</w:t>
      </w:r>
      <w:proofErr w:type="spellEnd"/>
      <w:r w:rsidRPr="00E828B6">
        <w:rPr>
          <w:rFonts w:ascii="Times New Roman" w:hAnsi="Times New Roman"/>
        </w:rPr>
        <w:t xml:space="preserve"> muss vom Anwender nur geändert werden, wenn die Sprecherabkürzungen für die erfassten Sprecher nicht eindeutig sind und die eindeutige Zuordnung über ein anderes Metadatenfeld erfolgt. In diesem Fall muss der </w:t>
      </w:r>
      <w:proofErr w:type="spellStart"/>
      <w:r w:rsidRPr="00E828B6">
        <w:rPr>
          <w:rFonts w:ascii="Times New Roman" w:hAnsi="Times New Roman"/>
          <w:i/>
        </w:rPr>
        <w:t>XPath</w:t>
      </w:r>
      <w:proofErr w:type="spellEnd"/>
      <w:r w:rsidRPr="00E828B6">
        <w:rPr>
          <w:rFonts w:ascii="Times New Roman" w:hAnsi="Times New Roman"/>
          <w:i/>
        </w:rPr>
        <w:t xml:space="preserve"> zu diesem Metadatenfeld</w:t>
      </w:r>
      <w:r w:rsidRPr="00E828B6">
        <w:rPr>
          <w:rFonts w:ascii="Times New Roman" w:hAnsi="Times New Roman"/>
        </w:rPr>
        <w:t xml:space="preserve"> an dieser Stelle eingegeben werden. Für Korpora, die aus bestehenden Transkriptionen erzeugt werden, wird dieser Wert automatisch generiert.</w:t>
      </w:r>
    </w:p>
    <w:p w14:paraId="30FEB5D2"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Zu jedem Korpus lässt sich in der großen Tabelle eine Description (siehe </w:t>
      </w:r>
      <w:hyperlink w:anchor="_Die_Coma-Datenstruktur" w:history="1">
        <w:r w:rsidRPr="00E828B6">
          <w:rPr>
            <w:rStyle w:val="Hyperlink"/>
            <w:rFonts w:ascii="Times New Roman" w:hAnsi="Times New Roman"/>
          </w:rPr>
          <w:t xml:space="preserve">Die </w:t>
        </w:r>
        <w:proofErr w:type="spellStart"/>
        <w:r w:rsidRPr="00E828B6">
          <w:rPr>
            <w:rStyle w:val="Hyperlink"/>
            <w:rFonts w:ascii="Times New Roman" w:hAnsi="Times New Roman"/>
          </w:rPr>
          <w:t>Coma</w:t>
        </w:r>
        <w:proofErr w:type="spellEnd"/>
        <w:r w:rsidRPr="00E828B6">
          <w:rPr>
            <w:rStyle w:val="Hyperlink"/>
            <w:rFonts w:ascii="Times New Roman" w:hAnsi="Times New Roman"/>
          </w:rPr>
          <w:t>-Datenstruktur</w:t>
        </w:r>
      </w:hyperlink>
      <w:r w:rsidRPr="00E828B6">
        <w:rPr>
          <w:rFonts w:ascii="Times New Roman" w:hAnsi="Times New Roman"/>
        </w:rPr>
        <w:t xml:space="preserve">) anlegen, in der sich freie Attribut-Wert-Paare zu Eigenschaften des Korpus eingeben lassen. Die Schaltfläche </w:t>
      </w:r>
      <w:r w:rsidRPr="00E828B6">
        <w:rPr>
          <w:rFonts w:ascii="Times New Roman" w:hAnsi="Times New Roman"/>
          <w:sz w:val="20"/>
          <w:shd w:val="clear" w:color="auto" w:fill="D6E3BC"/>
        </w:rPr>
        <w:t xml:space="preserve">Dublin Core </w:t>
      </w:r>
      <w:proofErr w:type="spellStart"/>
      <w:r w:rsidRPr="00E828B6">
        <w:rPr>
          <w:rFonts w:ascii="Times New Roman" w:hAnsi="Times New Roman"/>
          <w:sz w:val="20"/>
          <w:shd w:val="clear" w:color="auto" w:fill="D6E3BC"/>
        </w:rPr>
        <w:t>Metadata</w:t>
      </w:r>
      <w:proofErr w:type="spellEnd"/>
      <w:r w:rsidRPr="00E828B6">
        <w:rPr>
          <w:rFonts w:ascii="Times New Roman" w:hAnsi="Times New Roman"/>
        </w:rPr>
        <w:t xml:space="preserve"> auf der linken Seite der Tabelle fügt die Schlüssel für eine Dublin-Core</w:t>
      </w:r>
      <w:r w:rsidRPr="00E828B6">
        <w:rPr>
          <w:rFonts w:ascii="Times New Roman" w:hAnsi="Times New Roman"/>
          <w:vertAlign w:val="superscript"/>
        </w:rPr>
        <w:footnoteReference w:id="1"/>
      </w:r>
      <w:r w:rsidRPr="00E828B6">
        <w:rPr>
          <w:rFonts w:ascii="Times New Roman" w:hAnsi="Times New Roman"/>
        </w:rPr>
        <w:t>-konforme Ressourcenbeschreibung in die Tabelle ein - eine solche Beschreibung erleichtert die Auffindbarkeit eines Korpus z.B. im Internet. In der Abbildung sind für das ausgewählte Korpus Dublin-Core-Metadaten erfasst.</w:t>
      </w:r>
    </w:p>
    <w:p w14:paraId="1F995827" w14:textId="72EC7CFD" w:rsidR="00C04B70" w:rsidRPr="00382F0A" w:rsidRDefault="00C04B70" w:rsidP="00B84AED">
      <w:pPr>
        <w:pStyle w:val="Standard-BlockCharCharChar"/>
        <w:rPr>
          <w:lang w:val="de-DE"/>
        </w:rPr>
      </w:pPr>
    </w:p>
    <w:p w14:paraId="5080B0B5" w14:textId="77777777" w:rsidR="003F323F" w:rsidRPr="00382F0A" w:rsidRDefault="003F323F" w:rsidP="00B84AED">
      <w:pPr>
        <w:pStyle w:val="Standard-BlockCharCharChar"/>
        <w:rPr>
          <w:lang w:val="de-DE"/>
        </w:rPr>
      </w:pPr>
    </w:p>
    <w:p w14:paraId="3F5BBB83" w14:textId="2A709179" w:rsidR="001F78C3" w:rsidRPr="004D26F7" w:rsidRDefault="00382F0A" w:rsidP="00382F0A">
      <w:pPr>
        <w:pStyle w:val="berschrift2"/>
        <w:rPr>
          <w:rFonts w:ascii="Times New Roman" w:hAnsi="Times New Roman" w:cs="Times New Roman"/>
          <w:color w:val="auto"/>
          <w:sz w:val="24"/>
          <w:szCs w:val="24"/>
          <w:lang w:val="en-GB" w:eastAsia="en-US"/>
        </w:rPr>
      </w:pPr>
      <w:bookmarkStart w:id="41" w:name="_Toc473201258"/>
      <w:proofErr w:type="spellStart"/>
      <w:r w:rsidRPr="00382F0A">
        <w:rPr>
          <w:rFonts w:ascii="Times New Roman" w:hAnsi="Times New Roman" w:cs="Times New Roman"/>
          <w:color w:val="auto"/>
          <w:sz w:val="24"/>
          <w:szCs w:val="24"/>
          <w:lang w:val="en-GB" w:eastAsia="en-US"/>
        </w:rPr>
        <w:t>Korpus</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aus</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Transkriptionen</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erstellen</w:t>
      </w:r>
      <w:bookmarkEnd w:id="41"/>
      <w:proofErr w:type="spellEnd"/>
    </w:p>
    <w:p w14:paraId="0ED4F075"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Die Funktion </w:t>
      </w:r>
      <w:r w:rsidRPr="00E828B6">
        <w:rPr>
          <w:rFonts w:ascii="Times New Roman" w:hAnsi="Times New Roman"/>
          <w:sz w:val="20"/>
          <w:shd w:val="clear" w:color="auto" w:fill="D6E3BC"/>
        </w:rPr>
        <w:t>Korpus aus Transkriptionen erstellen</w:t>
      </w:r>
      <w:r w:rsidRPr="00E828B6">
        <w:rPr>
          <w:rFonts w:ascii="Times New Roman" w:hAnsi="Times New Roman"/>
        </w:rPr>
        <w:t xml:space="preserve">, die sich über das </w:t>
      </w:r>
      <w:r w:rsidRPr="00E828B6">
        <w:rPr>
          <w:rFonts w:ascii="Times New Roman" w:hAnsi="Times New Roman"/>
          <w:sz w:val="20"/>
          <w:shd w:val="clear" w:color="auto" w:fill="D6E3BC"/>
        </w:rPr>
        <w:t>Datei</w:t>
      </w:r>
      <w:r w:rsidRPr="00E828B6">
        <w:rPr>
          <w:rFonts w:ascii="Times New Roman" w:hAnsi="Times New Roman"/>
        </w:rPr>
        <w:t xml:space="preserve">-Menü erreichen lässt, dient dazu, </w:t>
      </w:r>
      <w:r w:rsidRPr="00E828B6">
        <w:rPr>
          <w:rFonts w:ascii="Times New Roman" w:hAnsi="Times New Roman"/>
        </w:rPr>
        <w:lastRenderedPageBreak/>
        <w:t xml:space="preserve">aus vorhandenen </w:t>
      </w:r>
      <w:proofErr w:type="spellStart"/>
      <w:r w:rsidRPr="00E828B6">
        <w:rPr>
          <w:rFonts w:ascii="Times New Roman" w:hAnsi="Times New Roman"/>
        </w:rPr>
        <w:t>EXMARaLDA</w:t>
      </w:r>
      <w:proofErr w:type="spellEnd"/>
      <w:r w:rsidRPr="00E828B6">
        <w:rPr>
          <w:rFonts w:ascii="Times New Roman" w:hAnsi="Times New Roman"/>
        </w:rPr>
        <w:t xml:space="preserve">-Transkriptionen, bei denen bereits Metadaten als Kopfdaten eingegeben wurden, automatisch eine </w:t>
      </w:r>
      <w:proofErr w:type="spellStart"/>
      <w:r w:rsidRPr="00E828B6">
        <w:rPr>
          <w:rFonts w:ascii="Times New Roman" w:hAnsi="Times New Roman"/>
        </w:rPr>
        <w:t>Coma</w:t>
      </w:r>
      <w:proofErr w:type="spellEnd"/>
      <w:r w:rsidRPr="00E828B6">
        <w:rPr>
          <w:rFonts w:ascii="Times New Roman" w:hAnsi="Times New Roman"/>
        </w:rPr>
        <w:t>-Datei zu erstellen.</w:t>
      </w:r>
    </w:p>
    <w:p w14:paraId="1A19742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Bevor man diese Funktion benutzt sollte man sich noch einmal klar machen, wie die Dateien eines </w:t>
      </w:r>
      <w:proofErr w:type="spellStart"/>
      <w:r w:rsidRPr="00E828B6">
        <w:rPr>
          <w:rFonts w:ascii="Times New Roman" w:hAnsi="Times New Roman"/>
        </w:rPr>
        <w:t>EXMARaLDA</w:t>
      </w:r>
      <w:proofErr w:type="spellEnd"/>
      <w:r w:rsidRPr="00E828B6">
        <w:rPr>
          <w:rFonts w:ascii="Times New Roman" w:hAnsi="Times New Roman"/>
        </w:rPr>
        <w:t>-Korpus sinnvollerweise organisiert sein sollten:</w:t>
      </w:r>
    </w:p>
    <w:p w14:paraId="5D899FC2" w14:textId="77777777" w:rsidR="00382F0A" w:rsidRPr="00E828B6" w:rsidRDefault="00382F0A" w:rsidP="00382F0A">
      <w:pPr>
        <w:pStyle w:val="Listenabsatz"/>
        <w:widowControl w:val="0"/>
        <w:numPr>
          <w:ilvl w:val="0"/>
          <w:numId w:val="26"/>
        </w:numPr>
        <w:spacing w:before="200"/>
        <w:rPr>
          <w:rFonts w:ascii="Times New Roman" w:hAnsi="Times New Roman"/>
        </w:rPr>
      </w:pPr>
      <w:r w:rsidRPr="00E828B6">
        <w:rPr>
          <w:rFonts w:ascii="Times New Roman" w:hAnsi="Times New Roman"/>
        </w:rPr>
        <w:t>Mediendateien sollten im selben oder einem untergeordneten Verzeichnis liegen wie die Transkription, der sie zugeordnet sind;</w:t>
      </w:r>
    </w:p>
    <w:p w14:paraId="03C2BA09" w14:textId="77777777" w:rsidR="00382F0A" w:rsidRPr="00E828B6" w:rsidRDefault="00382F0A" w:rsidP="00382F0A">
      <w:pPr>
        <w:pStyle w:val="Listenabsatz"/>
        <w:widowControl w:val="0"/>
        <w:numPr>
          <w:ilvl w:val="0"/>
          <w:numId w:val="26"/>
        </w:numPr>
        <w:spacing w:before="200"/>
        <w:rPr>
          <w:rFonts w:ascii="Times New Roman" w:hAnsi="Times New Roman"/>
        </w:rPr>
      </w:pPr>
      <w:r w:rsidRPr="00E828B6">
        <w:rPr>
          <w:rFonts w:ascii="Times New Roman" w:hAnsi="Times New Roman"/>
        </w:rPr>
        <w:t>Transkriptionen, die thematisch oder organisatorisch zusammengehören sollten in Verzeichnissen zusammengefasst sein;</w:t>
      </w:r>
    </w:p>
    <w:p w14:paraId="6067959A" w14:textId="77777777" w:rsidR="00382F0A" w:rsidRPr="00E828B6" w:rsidRDefault="00382F0A" w:rsidP="00382F0A">
      <w:pPr>
        <w:pStyle w:val="Listenabsatz"/>
        <w:widowControl w:val="0"/>
        <w:numPr>
          <w:ilvl w:val="0"/>
          <w:numId w:val="26"/>
        </w:numPr>
        <w:spacing w:before="200"/>
        <w:rPr>
          <w:rFonts w:ascii="Times New Roman" w:hAnsi="Times New Roman"/>
        </w:rPr>
      </w:pPr>
      <w:r w:rsidRPr="00E828B6">
        <w:rPr>
          <w:rFonts w:ascii="Times New Roman" w:hAnsi="Times New Roman"/>
        </w:rPr>
        <w:t xml:space="preserve">Die </w:t>
      </w:r>
      <w:proofErr w:type="spellStart"/>
      <w:r w:rsidRPr="00E828B6">
        <w:rPr>
          <w:rFonts w:ascii="Times New Roman" w:hAnsi="Times New Roman"/>
        </w:rPr>
        <w:t>Coma</w:t>
      </w:r>
      <w:proofErr w:type="spellEnd"/>
      <w:r w:rsidRPr="00E828B6">
        <w:rPr>
          <w:rFonts w:ascii="Times New Roman" w:hAnsi="Times New Roman"/>
        </w:rPr>
        <w:t>-Datei sollte oberhalb dieser Verzeichnisse gespeichert sein.</w:t>
      </w:r>
    </w:p>
    <w:p w14:paraId="00E326D7"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die </w:t>
      </w:r>
      <w:r w:rsidRPr="00E828B6">
        <w:rPr>
          <w:rFonts w:ascii="Times New Roman" w:hAnsi="Times New Roman"/>
          <w:sz w:val="20"/>
          <w:shd w:val="clear" w:color="auto" w:fill="D6E3BC"/>
        </w:rPr>
        <w:t>Korpus aus Transkriptionen erstellen</w:t>
      </w:r>
      <w:r w:rsidRPr="00E828B6">
        <w:rPr>
          <w:rFonts w:ascii="Times New Roman" w:hAnsi="Times New Roman"/>
        </w:rPr>
        <w:t>-Funktion verwenden, müssen Sie sich um den letzten Punkt nicht kümmern - die Datei wird von dem Assistenten an die richtige Stelle gespeichert.</w:t>
      </w:r>
    </w:p>
    <w:p w14:paraId="24FB0CD2" w14:textId="77777777" w:rsidR="00557855" w:rsidRPr="00382F0A" w:rsidRDefault="00557855" w:rsidP="00F77D66">
      <w:pPr>
        <w:pStyle w:val="Standard-BlockCharCharChar"/>
        <w:rPr>
          <w:rStyle w:val="Fett"/>
          <w:lang w:val="de-DE"/>
        </w:rPr>
      </w:pPr>
    </w:p>
    <w:p w14:paraId="09102297" w14:textId="411DFEBA" w:rsidR="001F78C3" w:rsidRPr="004D26F7" w:rsidRDefault="00382F0A" w:rsidP="00382F0A">
      <w:pPr>
        <w:pStyle w:val="berschrift3"/>
        <w:rPr>
          <w:lang w:val="en-GB" w:eastAsia="en-US"/>
        </w:rPr>
      </w:pPr>
      <w:bookmarkStart w:id="42" w:name="_3.2._XPath_Expressions"/>
      <w:bookmarkStart w:id="43" w:name="_Toc473201259"/>
      <w:bookmarkEnd w:id="42"/>
      <w:r w:rsidRPr="00382F0A">
        <w:rPr>
          <w:lang w:val="en-GB" w:eastAsia="en-US"/>
        </w:rPr>
        <w:t>Verwenden des Assistenten</w:t>
      </w:r>
      <w:bookmarkEnd w:id="43"/>
    </w:p>
    <w:p w14:paraId="7EFECAE3"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Die Funktion zum Erstellen einer </w:t>
      </w:r>
      <w:proofErr w:type="spellStart"/>
      <w:r w:rsidRPr="00E828B6">
        <w:rPr>
          <w:rFonts w:ascii="Times New Roman" w:hAnsi="Times New Roman"/>
        </w:rPr>
        <w:t>Coma</w:t>
      </w:r>
      <w:proofErr w:type="spellEnd"/>
      <w:r w:rsidRPr="00E828B6">
        <w:rPr>
          <w:rFonts w:ascii="Times New Roman" w:hAnsi="Times New Roman"/>
        </w:rPr>
        <w:t>-Datei aus Transkriptionen ist als Assistent aufgebaut, der sie durch die notwendigen Schritte führt. Wenn Sie den Assistenten aufrufen sollten Sie folgenden Bildschirm sehen:</w:t>
      </w:r>
    </w:p>
    <w:p w14:paraId="0FBA5BE1"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2A94A029" wp14:editId="22D11D03">
            <wp:extent cx="4485640" cy="2372360"/>
            <wp:effectExtent l="0" t="0" r="0" b="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4485640" cy="2372360"/>
                    </a:xfrm>
                    <a:prstGeom prst="rect">
                      <a:avLst/>
                    </a:prstGeom>
                    <a:ln/>
                  </pic:spPr>
                </pic:pic>
              </a:graphicData>
            </a:graphic>
          </wp:inline>
        </w:drawing>
      </w:r>
    </w:p>
    <w:p w14:paraId="7B63927D"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Im Feld </w:t>
      </w:r>
      <w:r w:rsidRPr="00E828B6">
        <w:rPr>
          <w:rFonts w:ascii="Times New Roman" w:hAnsi="Times New Roman"/>
          <w:sz w:val="20"/>
          <w:shd w:val="clear" w:color="auto" w:fill="D6E3BC"/>
        </w:rPr>
        <w:t>Korpus-Name</w:t>
      </w:r>
      <w:r w:rsidRPr="00E828B6">
        <w:rPr>
          <w:rFonts w:ascii="Times New Roman" w:hAnsi="Times New Roman"/>
        </w:rPr>
        <w:t xml:space="preserve"> geben Sie den Namen ein, den Ihr Korpus später haben soll.</w:t>
      </w:r>
    </w:p>
    <w:p w14:paraId="35F7B7C0"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lastRenderedPageBreak/>
        <w:drawing>
          <wp:inline distT="19050" distB="19050" distL="19050" distR="19050" wp14:anchorId="4B52C6F1" wp14:editId="41A6F700">
            <wp:extent cx="3605530" cy="3295015"/>
            <wp:effectExtent l="0" t="0" r="0" b="0"/>
            <wp:docPr id="2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p>
    <w:p w14:paraId="7B5121A1"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Klicken Sie dann auf die drei Punkte hinter dem Feld </w:t>
      </w:r>
      <w:proofErr w:type="spellStart"/>
      <w:r w:rsidRPr="00E828B6">
        <w:rPr>
          <w:rFonts w:ascii="Times New Roman" w:hAnsi="Times New Roman"/>
          <w:sz w:val="20"/>
          <w:shd w:val="clear" w:color="auto" w:fill="D6E3BC"/>
        </w:rPr>
        <w:t>Coma</w:t>
      </w:r>
      <w:proofErr w:type="spellEnd"/>
      <w:r w:rsidRPr="00E828B6">
        <w:rPr>
          <w:rFonts w:ascii="Times New Roman" w:hAnsi="Times New Roman"/>
          <w:sz w:val="20"/>
          <w:shd w:val="clear" w:color="auto" w:fill="D6E3BC"/>
        </w:rPr>
        <w:t>-Datei</w:t>
      </w:r>
      <w:r w:rsidRPr="00E828B6">
        <w:rPr>
          <w:rFonts w:ascii="Times New Roman" w:hAnsi="Times New Roman"/>
        </w:rPr>
        <w:t xml:space="preserve"> und wählen dort </w:t>
      </w:r>
      <w:r w:rsidRPr="00E828B6">
        <w:rPr>
          <w:rFonts w:ascii="Times New Roman" w:hAnsi="Times New Roman"/>
          <w:b/>
        </w:rPr>
        <w:t>das Verzeichnis über dem Verzeichnis/den Verzeichnissen aus, in denen Ihre Transkriptionen liegen</w:t>
      </w:r>
      <w:r w:rsidRPr="00E828B6">
        <w:rPr>
          <w:rFonts w:ascii="Times New Roman" w:hAnsi="Times New Roman"/>
        </w:rPr>
        <w:t xml:space="preserve"> und wählen Sie ggf. einen anderen Dateinamen. </w:t>
      </w:r>
    </w:p>
    <w:p w14:paraId="7284185E"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3D5E809C" wp14:editId="6D78B0B1">
            <wp:extent cx="2070100" cy="1397635"/>
            <wp:effectExtent l="0" t="0" r="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6"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p>
    <w:p w14:paraId="50A7CA27"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Daraufhin durchsucht der Assistent alle Verzeichnisse unterhalb des gewählten Verzeichnisses nach Transkriptionen und analysiert deren Kopf-/Metadaten. Klicken Sie daraufhin auf die </w:t>
      </w:r>
      <w:r w:rsidRPr="00E828B6">
        <w:rPr>
          <w:rFonts w:ascii="Times New Roman" w:hAnsi="Times New Roman"/>
          <w:sz w:val="20"/>
          <w:shd w:val="clear" w:color="auto" w:fill="D6E3BC"/>
        </w:rPr>
        <w:t>Weiter</w:t>
      </w:r>
      <w:r w:rsidRPr="00E828B6">
        <w:rPr>
          <w:rFonts w:ascii="Times New Roman" w:hAnsi="Times New Roman"/>
        </w:rPr>
        <w:t>-Schaltfläche, um zum Bildschirm mit der Auswahl der Transkriptionen zu kommen.</w:t>
      </w:r>
    </w:p>
    <w:p w14:paraId="50032BAF"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4A1F7634" wp14:editId="34068521">
            <wp:extent cx="5089525" cy="2691130"/>
            <wp:effectExtent l="0" t="0" r="0" b="0"/>
            <wp:docPr id="2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p>
    <w:p w14:paraId="24AFB989"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In diesem Schritt können Sie festlegen, welche der gefundenen Transkriptionen in die </w:t>
      </w:r>
      <w:proofErr w:type="spellStart"/>
      <w:r w:rsidRPr="00E828B6">
        <w:rPr>
          <w:rFonts w:ascii="Times New Roman" w:hAnsi="Times New Roman"/>
        </w:rPr>
        <w:t>Coma</w:t>
      </w:r>
      <w:proofErr w:type="spellEnd"/>
      <w:r w:rsidRPr="00E828B6">
        <w:rPr>
          <w:rFonts w:ascii="Times New Roman" w:hAnsi="Times New Roman"/>
        </w:rPr>
        <w:t xml:space="preserve">-Datei </w:t>
      </w:r>
      <w:r w:rsidRPr="00E828B6">
        <w:rPr>
          <w:rFonts w:ascii="Times New Roman" w:hAnsi="Times New Roman"/>
        </w:rPr>
        <w:lastRenderedPageBreak/>
        <w:t xml:space="preserve">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w:t>
      </w:r>
      <w:proofErr w:type="spellStart"/>
      <w:r w:rsidRPr="00E828B6">
        <w:rPr>
          <w:rFonts w:ascii="Times New Roman" w:hAnsi="Times New Roman"/>
        </w:rPr>
        <w:t>Coma</w:t>
      </w:r>
      <w:proofErr w:type="spellEnd"/>
      <w:r w:rsidRPr="00E828B6">
        <w:rPr>
          <w:rFonts w:ascii="Times New Roman" w:hAnsi="Times New Roman"/>
        </w:rPr>
        <w:t xml:space="preserve">-Datei übernehmen, so wählen sie zunächst mit der Schaltfläche </w:t>
      </w:r>
      <w:r w:rsidRPr="00E828B6">
        <w:rPr>
          <w:rFonts w:ascii="Times New Roman" w:hAnsi="Times New Roman"/>
          <w:sz w:val="20"/>
          <w:shd w:val="clear" w:color="auto" w:fill="D6E3BC"/>
        </w:rPr>
        <w:t>alle abwählen</w:t>
      </w:r>
      <w:r w:rsidRPr="00E828B6">
        <w:rPr>
          <w:rFonts w:ascii="Times New Roman" w:hAnsi="Times New Roman"/>
        </w:rPr>
        <w:t xml:space="preserve"> am unteren Rand alle ab und fügen die segmentierten anschließend mit </w:t>
      </w:r>
      <w:r w:rsidRPr="00E828B6">
        <w:rPr>
          <w:rFonts w:ascii="Times New Roman" w:hAnsi="Times New Roman"/>
          <w:sz w:val="20"/>
          <w:shd w:val="clear" w:color="auto" w:fill="D6E3BC"/>
        </w:rPr>
        <w:t>Segmentierte Transkriptionen wählen</w:t>
      </w:r>
      <w:r w:rsidRPr="00E828B6">
        <w:rPr>
          <w:rFonts w:ascii="Times New Roman" w:hAnsi="Times New Roman"/>
        </w:rPr>
        <w:t xml:space="preserve"> wieder hinzu. </w:t>
      </w:r>
    </w:p>
    <w:p w14:paraId="046D71E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Beachten Sie, dass die Auswahl der Transkriptionen natürlich einen Einfluss auf die Menge der Metadatenfelder haben kann, die Ihnen zur Verfügung stehen.</w:t>
      </w:r>
    </w:p>
    <w:p w14:paraId="75B72FB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Ihre Auswahl getroffen haben, klicken Sie auf </w:t>
      </w:r>
      <w:r w:rsidRPr="00E828B6">
        <w:rPr>
          <w:rFonts w:ascii="Times New Roman" w:hAnsi="Times New Roman"/>
          <w:sz w:val="20"/>
          <w:shd w:val="clear" w:color="auto" w:fill="D6E3BC"/>
        </w:rPr>
        <w:t>Weiter</w:t>
      </w:r>
      <w:r w:rsidRPr="00E828B6">
        <w:rPr>
          <w:rFonts w:ascii="Times New Roman" w:hAnsi="Times New Roman"/>
        </w:rPr>
        <w:t>.</w:t>
      </w:r>
    </w:p>
    <w:p w14:paraId="0FAE4AF0"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792E0D77" wp14:editId="76C77D32">
            <wp:extent cx="3924935" cy="2061845"/>
            <wp:effectExtent l="0" t="0" r="0" b="0"/>
            <wp:docPr id="3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3924935" cy="2061845"/>
                    </a:xfrm>
                    <a:prstGeom prst="rect">
                      <a:avLst/>
                    </a:prstGeom>
                    <a:ln/>
                  </pic:spPr>
                </pic:pic>
              </a:graphicData>
            </a:graphic>
          </wp:inline>
        </w:drawing>
      </w:r>
    </w:p>
    <w:p w14:paraId="2C7D895E"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Im nächsten Bildschirm können Sie wählen, ob Basistranskriptionen automatisch segmentiert werden sollen. Nähere Informationen zu verschiedenen Segmentierungsalgorithmen bekommen Sie in der Dokumentation zum </w:t>
      </w:r>
      <w:proofErr w:type="spellStart"/>
      <w:r w:rsidRPr="00E828B6">
        <w:rPr>
          <w:rFonts w:ascii="Times New Roman" w:hAnsi="Times New Roman"/>
        </w:rPr>
        <w:t>EXMARaLDA</w:t>
      </w:r>
      <w:proofErr w:type="spellEnd"/>
      <w:r w:rsidRPr="00E828B6">
        <w:rPr>
          <w:rFonts w:ascii="Times New Roman" w:hAnsi="Times New Roman"/>
        </w:rPr>
        <w:t>-Partitur-Editor.</w:t>
      </w:r>
    </w:p>
    <w:p w14:paraId="670BAD1E"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Das Kontrollfeld </w:t>
      </w:r>
      <w:r w:rsidRPr="00E828B6">
        <w:rPr>
          <w:rFonts w:ascii="Times New Roman" w:hAnsi="Times New Roman"/>
          <w:i/>
          <w:sz w:val="20"/>
          <w:shd w:val="clear" w:color="auto" w:fill="C2D69B"/>
        </w:rPr>
        <w:t>Transkriptionen segmentieren</w:t>
      </w:r>
      <w:r w:rsidRPr="00E828B6">
        <w:rPr>
          <w:rFonts w:ascii="Times New Roman" w:hAnsi="Times New Roman"/>
        </w:rPr>
        <w:t xml:space="preserve"> bestimmt, ob überhaupt Basistranskriptionen segmentiert werden sollen. Wenn dieses Kontrollfeld abgewählt ist, stehen auch die anderen Optionen nicht zur Verfügung.</w:t>
      </w:r>
    </w:p>
    <w:p w14:paraId="45FD4D29"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Beim Auswahlmenü </w:t>
      </w:r>
      <w:r w:rsidRPr="00E828B6">
        <w:rPr>
          <w:rFonts w:ascii="Times New Roman" w:hAnsi="Times New Roman"/>
          <w:i/>
          <w:sz w:val="20"/>
          <w:shd w:val="clear" w:color="auto" w:fill="C2D69B"/>
        </w:rPr>
        <w:t>Segmentierungs-Algorithmus</w:t>
      </w:r>
      <w:r w:rsidRPr="00E828B6">
        <w:rPr>
          <w:rFonts w:ascii="Times New Roman" w:hAnsi="Times New Roman"/>
        </w:rPr>
        <w:t xml:space="preserve"> können Sie zwischen den verfügbaren Algorithmen auswählen.</w:t>
      </w:r>
    </w:p>
    <w:p w14:paraId="21860200"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Die nächsten Kontrollfelder bestimmen, was die Segmentierungsroutine machen soll, wenn sich eine Transkription aufgrund eines Fehlers (meist bedingt durch nicht eingehaltene Transkriptionskonventionen) nicht segmentieren lässt:</w:t>
      </w:r>
    </w:p>
    <w:p w14:paraId="2D078741"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Bei gewählter Option </w:t>
      </w:r>
      <w:r w:rsidRPr="00E828B6">
        <w:rPr>
          <w:rFonts w:ascii="Times New Roman" w:hAnsi="Times New Roman"/>
          <w:i/>
          <w:sz w:val="20"/>
          <w:shd w:val="clear" w:color="auto" w:fill="C2D69B"/>
        </w:rPr>
        <w:t>abbrechen</w:t>
      </w:r>
      <w:r w:rsidRPr="00E828B6">
        <w:rPr>
          <w:rFonts w:ascii="Times New Roman" w:hAnsi="Times New Roman"/>
        </w:rPr>
        <w:t xml:space="preserve"> wird der Segmentierungsprozess abgebrochen, sobald sich eine Transkription nicht segmentieren lässt. Auch die vorher bereits segmentierten Transkriptionen werden wieder gelöscht.</w:t>
      </w:r>
    </w:p>
    <w:p w14:paraId="14DC8682"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die </w:t>
      </w:r>
      <w:r w:rsidRPr="00E828B6">
        <w:rPr>
          <w:rFonts w:ascii="Times New Roman" w:hAnsi="Times New Roman"/>
          <w:i/>
          <w:sz w:val="20"/>
          <w:shd w:val="clear" w:color="auto" w:fill="C2D69B"/>
        </w:rPr>
        <w:t>überspringen</w:t>
      </w:r>
      <w:r w:rsidRPr="00E828B6">
        <w:rPr>
          <w:rFonts w:ascii="Times New Roman" w:hAnsi="Times New Roman"/>
        </w:rPr>
        <w:t>-Option angewählt ist, werden nur die fehlerhaften Transkriptionen nicht segmentiert, die Transkriptionen, bei denen keine Fehler auftreten, werden dagegen geschrieben.</w:t>
      </w:r>
    </w:p>
    <w:p w14:paraId="6B20DE0C"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der Option </w:t>
      </w:r>
      <w:r w:rsidRPr="00E828B6">
        <w:rPr>
          <w:rFonts w:ascii="Times New Roman" w:hAnsi="Times New Roman"/>
          <w:i/>
          <w:sz w:val="20"/>
          <w:shd w:val="clear" w:color="auto" w:fill="C2D69B"/>
        </w:rPr>
        <w:t>Default-Segmentierung verwenden</w:t>
      </w:r>
      <w:r w:rsidRPr="00E828B6">
        <w:rPr>
          <w:rFonts w:ascii="Times New Roman" w:hAnsi="Times New Roman"/>
        </w:rPr>
        <w:t xml:space="preserve"> werden Transkriptionen, bei denen ein Fehler auftritt, mithilfe des Default-Algorithmus behandelt, der zwar keine eigentliche Segmentierung durchführt, aber trotzdem eine Transkription vom Typ „segmentierte Transkription“ erstellt.</w:t>
      </w:r>
    </w:p>
    <w:p w14:paraId="66F374BC"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der Checkbox </w:t>
      </w:r>
      <w:r w:rsidRPr="00E828B6">
        <w:rPr>
          <w:rFonts w:ascii="Times New Roman" w:hAnsi="Times New Roman"/>
          <w:i/>
          <w:sz w:val="20"/>
          <w:shd w:val="clear" w:color="auto" w:fill="C2D69B"/>
        </w:rPr>
        <w:t>Fehlerliste schreiben</w:t>
      </w:r>
      <w:r w:rsidRPr="00E828B6">
        <w:rPr>
          <w:rFonts w:ascii="Times New Roman" w:hAnsi="Times New Roman"/>
        </w:rPr>
        <w:t xml:space="preserve"> können Sie bestimmen, ob eine Liste mit den Fehlern, die bei der Segmentierung aufgetreten sind, geschrieben wird. Die Datei wird an dieselbe Stelle geschrieben wie die </w:t>
      </w:r>
      <w:proofErr w:type="spellStart"/>
      <w:r w:rsidRPr="00E828B6">
        <w:rPr>
          <w:rFonts w:ascii="Times New Roman" w:hAnsi="Times New Roman"/>
        </w:rPr>
        <w:t>Coma</w:t>
      </w:r>
      <w:proofErr w:type="spellEnd"/>
      <w:r w:rsidRPr="00E828B6">
        <w:rPr>
          <w:rFonts w:ascii="Times New Roman" w:hAnsi="Times New Roman"/>
        </w:rPr>
        <w:t xml:space="preserve">-Datei (die Stelle, die am Anfang ausgewählt wurde) und heißt „segmentation-errors.xml“. Diese Datei können Sie benutzen, um die Segmentierungsfehler direkt im </w:t>
      </w:r>
      <w:proofErr w:type="spellStart"/>
      <w:r w:rsidRPr="00E828B6">
        <w:rPr>
          <w:rFonts w:ascii="Times New Roman" w:hAnsi="Times New Roman"/>
        </w:rPr>
        <w:t>Partitureditor</w:t>
      </w:r>
      <w:proofErr w:type="spellEnd"/>
      <w:r w:rsidRPr="00E828B6">
        <w:rPr>
          <w:rFonts w:ascii="Times New Roman" w:hAnsi="Times New Roman"/>
        </w:rPr>
        <w:t xml:space="preserve"> zu korrigieren (→</w:t>
      </w:r>
      <w:hyperlink w:anchor="_Fehlerliste" w:history="1">
        <w:r w:rsidRPr="00E828B6">
          <w:rPr>
            <w:rStyle w:val="Hyperlink"/>
            <w:rFonts w:ascii="Times New Roman" w:hAnsi="Times New Roman"/>
          </w:rPr>
          <w:t>Fehlerliste</w:t>
        </w:r>
      </w:hyperlink>
      <w:r w:rsidRPr="00E828B6">
        <w:rPr>
          <w:rFonts w:ascii="Times New Roman" w:hAnsi="Times New Roman"/>
        </w:rPr>
        <w:t>).</w:t>
      </w:r>
    </w:p>
    <w:p w14:paraId="24D22C3C"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Unter </w:t>
      </w:r>
      <w:r w:rsidRPr="00E828B6">
        <w:rPr>
          <w:rFonts w:ascii="Times New Roman" w:hAnsi="Times New Roman"/>
          <w:i/>
          <w:sz w:val="20"/>
          <w:shd w:val="clear" w:color="auto" w:fill="C2D69B"/>
        </w:rPr>
        <w:t>Zielort</w:t>
      </w:r>
      <w:r w:rsidRPr="00E828B6">
        <w:rPr>
          <w:rFonts w:ascii="Times New Roman" w:hAnsi="Times New Roman"/>
        </w:rPr>
        <w:t xml:space="preserve"> können Sie bestimmen, an welche Stelle die segmentierten Transkriptionen geschrieben werden sollen – entweder in dasselbe Verzeichnis wie die Basistranskriptionen (</w:t>
      </w:r>
      <w:proofErr w:type="spellStart"/>
      <w:r w:rsidRPr="00E828B6">
        <w:rPr>
          <w:rFonts w:ascii="Times New Roman" w:hAnsi="Times New Roman"/>
          <w:i/>
          <w:sz w:val="20"/>
          <w:shd w:val="clear" w:color="auto" w:fill="C2D69B"/>
        </w:rPr>
        <w:t>selbes</w:t>
      </w:r>
      <w:proofErr w:type="spellEnd"/>
      <w:r w:rsidRPr="00E828B6">
        <w:rPr>
          <w:rFonts w:ascii="Times New Roman" w:hAnsi="Times New Roman"/>
          <w:i/>
          <w:sz w:val="20"/>
          <w:shd w:val="clear" w:color="auto" w:fill="C2D69B"/>
        </w:rPr>
        <w:t xml:space="preserve"> Verzeichnis</w:t>
      </w:r>
      <w:r w:rsidRPr="00E828B6">
        <w:rPr>
          <w:rFonts w:ascii="Times New Roman" w:hAnsi="Times New Roman"/>
        </w:rPr>
        <w:t xml:space="preserve">) oder in ein </w:t>
      </w:r>
      <w:r w:rsidRPr="00E828B6">
        <w:rPr>
          <w:rFonts w:ascii="Times New Roman" w:hAnsi="Times New Roman"/>
          <w:i/>
          <w:sz w:val="20"/>
          <w:shd w:val="clear" w:color="auto" w:fill="C2D69B"/>
        </w:rPr>
        <w:t>neues Verzeichnis</w:t>
      </w:r>
      <w:r w:rsidRPr="00E828B6">
        <w:rPr>
          <w:rFonts w:ascii="Times New Roman" w:hAnsi="Times New Roman"/>
        </w:rPr>
        <w:t xml:space="preserve"> im Stammordner des Korpus. Den Namen des neuen Verzeichnisses müssen Sie in dem Eingabefeld bestimmen.</w:t>
      </w:r>
    </w:p>
    <w:p w14:paraId="2DF7CEC4"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w:t>
      </w:r>
      <w:r w:rsidRPr="00E828B6">
        <w:rPr>
          <w:rFonts w:ascii="Times New Roman" w:hAnsi="Times New Roman"/>
          <w:i/>
          <w:sz w:val="20"/>
          <w:shd w:val="clear" w:color="auto" w:fill="C2D69B"/>
        </w:rPr>
        <w:t>Suffix</w:t>
      </w:r>
      <w:r w:rsidRPr="00E828B6">
        <w:rPr>
          <w:rFonts w:ascii="Times New Roman" w:hAnsi="Times New Roman"/>
        </w:rPr>
        <w:t xml:space="preserve"> bestimmen Sie, was an den Dateinamen der Transkriptionen angehängt wird, um zu kennzeichnen, dass es sich um segmentierte Transkriptionen handelt. </w:t>
      </w:r>
    </w:p>
    <w:p w14:paraId="16C40E4C" w14:textId="77777777" w:rsidR="00382F0A" w:rsidRPr="00E828B6" w:rsidRDefault="00382F0A" w:rsidP="00382F0A">
      <w:pPr>
        <w:widowControl w:val="0"/>
        <w:rPr>
          <w:rFonts w:ascii="Times New Roman" w:hAnsi="Times New Roman"/>
        </w:rPr>
      </w:pPr>
    </w:p>
    <w:p w14:paraId="7A652BF5"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die Einstellungen vorgenommen haben, klicken Sie auf </w:t>
      </w:r>
      <w:r w:rsidRPr="00E828B6">
        <w:rPr>
          <w:rFonts w:ascii="Times New Roman" w:hAnsi="Times New Roman"/>
          <w:sz w:val="20"/>
          <w:shd w:val="clear" w:color="auto" w:fill="D6E3BC"/>
        </w:rPr>
        <w:t>weiter</w:t>
      </w:r>
      <w:r w:rsidRPr="00E828B6">
        <w:rPr>
          <w:rFonts w:ascii="Times New Roman" w:hAnsi="Times New Roman"/>
        </w:rPr>
        <w:t xml:space="preserve">. </w:t>
      </w:r>
    </w:p>
    <w:p w14:paraId="1654589B"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lastRenderedPageBreak/>
        <w:drawing>
          <wp:inline distT="19050" distB="19050" distL="19050" distR="19050" wp14:anchorId="5E1AE7D0" wp14:editId="493C121E">
            <wp:extent cx="4045585" cy="2139315"/>
            <wp:effectExtent l="0" t="0" r="0" b="0"/>
            <wp:docPr id="3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39" cstate="screen">
                      <a:extLst>
                        <a:ext uri="{28A0092B-C50C-407E-A947-70E740481C1C}">
                          <a14:useLocalDpi xmlns:a14="http://schemas.microsoft.com/office/drawing/2010/main"/>
                        </a:ext>
                      </a:extLst>
                    </a:blip>
                    <a:srcRect/>
                    <a:stretch>
                      <a:fillRect/>
                    </a:stretch>
                  </pic:blipFill>
                  <pic:spPr>
                    <a:xfrm>
                      <a:off x="0" y="0"/>
                      <a:ext cx="4045585" cy="2139315"/>
                    </a:xfrm>
                    <a:prstGeom prst="rect">
                      <a:avLst/>
                    </a:prstGeom>
                    <a:ln/>
                  </pic:spPr>
                </pic:pic>
              </a:graphicData>
            </a:graphic>
          </wp:inline>
        </w:drawing>
      </w:r>
    </w:p>
    <w:p w14:paraId="3CD7FCDD"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Auf dem Bildschirm </w:t>
      </w:r>
      <w:r w:rsidRPr="00E828B6">
        <w:rPr>
          <w:rFonts w:ascii="Times New Roman" w:hAnsi="Times New Roman"/>
          <w:sz w:val="20"/>
          <w:shd w:val="clear" w:color="auto" w:fill="D6E3BC"/>
        </w:rPr>
        <w:t>Metadaten-Zuordnung</w:t>
      </w:r>
      <w:r w:rsidRPr="00E828B6">
        <w:rPr>
          <w:rFonts w:ascii="Times New Roman" w:hAnsi="Times New Roman"/>
        </w:rPr>
        <w:t xml:space="preserve"> bestimmen Sie, welche der gefundenen Metadaten mit welchem Namen und an welche Stelle in der </w:t>
      </w:r>
      <w:proofErr w:type="spellStart"/>
      <w:r w:rsidRPr="00E828B6">
        <w:rPr>
          <w:rFonts w:ascii="Times New Roman" w:hAnsi="Times New Roman"/>
        </w:rPr>
        <w:t>Coma</w:t>
      </w:r>
      <w:proofErr w:type="spellEnd"/>
      <w:r w:rsidRPr="00E828B6">
        <w:rPr>
          <w:rFonts w:ascii="Times New Roman" w:hAnsi="Times New Roman"/>
        </w:rPr>
        <w:t>-Datei übernommen werden.</w:t>
      </w:r>
    </w:p>
    <w:p w14:paraId="450C79DC"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In der ersten Spalte können Sie bestimmen, ob der jeweilige Schlüssel überhaupt in die </w:t>
      </w:r>
      <w:proofErr w:type="spellStart"/>
      <w:r w:rsidRPr="00E828B6">
        <w:rPr>
          <w:rFonts w:ascii="Times New Roman" w:hAnsi="Times New Roman"/>
        </w:rPr>
        <w:t>Coma</w:t>
      </w:r>
      <w:proofErr w:type="spellEnd"/>
      <w:r w:rsidRPr="00E828B6">
        <w:rPr>
          <w:rFonts w:ascii="Times New Roman" w:hAnsi="Times New Roman"/>
        </w:rPr>
        <w:t>-Datei übernommen werden soll oder nicht.</w:t>
      </w:r>
    </w:p>
    <w:p w14:paraId="0AABC305"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In der zweiten Spalte sehen Sie alle Transkriptions-Kopfdatenschlüssel (außer denen der Sprechertabellen), die in allen Transkriptionen des Korpus gefunden wurden. Felder, die als „frei bestimmbare Attribute“ eingegeben wurden haben in der Liste ein vorangestelltes „</w:t>
      </w:r>
      <w:proofErr w:type="spellStart"/>
      <w:r w:rsidRPr="00E828B6">
        <w:rPr>
          <w:rFonts w:ascii="Times New Roman" w:hAnsi="Times New Roman"/>
        </w:rPr>
        <w:t>ud</w:t>
      </w:r>
      <w:proofErr w:type="spellEnd"/>
      <w:r w:rsidRPr="00E828B6">
        <w:rPr>
          <w:rFonts w:ascii="Times New Roman" w:hAnsi="Times New Roman"/>
        </w:rPr>
        <w:t>_“ (für „</w:t>
      </w:r>
      <w:proofErr w:type="spellStart"/>
      <w:r w:rsidRPr="00E828B6">
        <w:rPr>
          <w:rFonts w:ascii="Times New Roman" w:hAnsi="Times New Roman"/>
        </w:rPr>
        <w:t>user</w:t>
      </w:r>
      <w:proofErr w:type="spellEnd"/>
      <w:r w:rsidRPr="00E828B6">
        <w:rPr>
          <w:rFonts w:ascii="Times New Roman" w:hAnsi="Times New Roman"/>
        </w:rPr>
        <w:t xml:space="preserve"> </w:t>
      </w:r>
      <w:proofErr w:type="spellStart"/>
      <w:r w:rsidRPr="00E828B6">
        <w:rPr>
          <w:rFonts w:ascii="Times New Roman" w:hAnsi="Times New Roman"/>
        </w:rPr>
        <w:t>defined</w:t>
      </w:r>
      <w:proofErr w:type="spellEnd"/>
      <w:r w:rsidRPr="00E828B6">
        <w:rPr>
          <w:rFonts w:ascii="Times New Roman" w:hAnsi="Times New Roman"/>
        </w:rPr>
        <w:t xml:space="preserve">“). </w:t>
      </w:r>
    </w:p>
    <w:p w14:paraId="7A653EFA"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In der folgenden dritten Spalte können Sie den Namen bestimmen, die die entsprechenden Schlüssel in </w:t>
      </w:r>
      <w:proofErr w:type="spellStart"/>
      <w:r w:rsidRPr="00E828B6">
        <w:rPr>
          <w:rFonts w:ascii="Times New Roman" w:hAnsi="Times New Roman"/>
        </w:rPr>
        <w:t>Coma</w:t>
      </w:r>
      <w:proofErr w:type="spellEnd"/>
      <w:r w:rsidRPr="00E828B6">
        <w:rPr>
          <w:rFonts w:ascii="Times New Roman" w:hAnsi="Times New Roman"/>
        </w:rPr>
        <w:t xml:space="preserve"> bekommen sollen; in der Regel werden das die vorgegebenen sein, die bereits im Partitur-Editor vergeben wurden. An dieser Stelle lassen sich allerdings auch Daten vereinheitlichen: Im obigen Beispiel ist der Schlüssel „</w:t>
      </w:r>
      <w:proofErr w:type="spellStart"/>
      <w:r w:rsidRPr="00E828B6">
        <w:rPr>
          <w:rFonts w:ascii="Times New Roman" w:hAnsi="Times New Roman"/>
        </w:rPr>
        <w:t>ud_Aufnahme_dörch</w:t>
      </w:r>
      <w:proofErr w:type="spellEnd"/>
      <w:r w:rsidRPr="00E828B6">
        <w:rPr>
          <w:rFonts w:ascii="Times New Roman" w:hAnsi="Times New Roman"/>
        </w:rPr>
        <w:t>“ markiert, der direkt unterhalb des Schlüssels „</w:t>
      </w:r>
      <w:proofErr w:type="spellStart"/>
      <w:r w:rsidRPr="00E828B6">
        <w:rPr>
          <w:rFonts w:ascii="Times New Roman" w:hAnsi="Times New Roman"/>
        </w:rPr>
        <w:t>ud_Aufnahme_durch</w:t>
      </w:r>
      <w:proofErr w:type="spellEnd"/>
      <w:r w:rsidRPr="00E828B6">
        <w:rPr>
          <w:rFonts w:ascii="Times New Roman" w:hAnsi="Times New Roman"/>
        </w:rPr>
        <w:t xml:space="preserve">“ steht - offensichtlich ein Eingabefehler. In der dritten Spalte </w:t>
      </w:r>
      <w:proofErr w:type="spellStart"/>
      <w:r w:rsidRPr="00E828B6">
        <w:rPr>
          <w:rFonts w:ascii="Times New Roman" w:hAnsi="Times New Roman"/>
        </w:rPr>
        <w:t>liesse</w:t>
      </w:r>
      <w:proofErr w:type="spellEnd"/>
      <w:r w:rsidRPr="00E828B6">
        <w:rPr>
          <w:rFonts w:ascii="Times New Roman" w:hAnsi="Times New Roman"/>
        </w:rPr>
        <w:t xml:space="preserve"> sich an dieser Stelle „Aufnahme durch“ eintragen, um die Felder in </w:t>
      </w:r>
      <w:proofErr w:type="spellStart"/>
      <w:r w:rsidRPr="00E828B6">
        <w:rPr>
          <w:rFonts w:ascii="Times New Roman" w:hAnsi="Times New Roman"/>
        </w:rPr>
        <w:t>Coma</w:t>
      </w:r>
      <w:proofErr w:type="spellEnd"/>
      <w:r w:rsidRPr="00E828B6">
        <w:rPr>
          <w:rFonts w:ascii="Times New Roman" w:hAnsi="Times New Roman"/>
        </w:rPr>
        <w:t xml:space="preserve"> zu vereinheitlichen. </w:t>
      </w:r>
    </w:p>
    <w:p w14:paraId="192DE473"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In der vierten Spalte (</w:t>
      </w:r>
      <w:r w:rsidRPr="00E828B6">
        <w:rPr>
          <w:rFonts w:ascii="Times New Roman" w:hAnsi="Times New Roman"/>
          <w:sz w:val="20"/>
          <w:shd w:val="clear" w:color="auto" w:fill="D6E3BC"/>
        </w:rPr>
        <w:t>Ziel</w:t>
      </w:r>
      <w:r w:rsidRPr="00E828B6">
        <w:rPr>
          <w:rFonts w:ascii="Times New Roman" w:hAnsi="Times New Roman"/>
        </w:rPr>
        <w:t xml:space="preserve">) wird bestimmt, an welcher Stelle in der </w:t>
      </w:r>
      <w:proofErr w:type="spellStart"/>
      <w:r w:rsidRPr="00E828B6">
        <w:rPr>
          <w:rFonts w:ascii="Times New Roman" w:hAnsi="Times New Roman"/>
        </w:rPr>
        <w:t>Coma</w:t>
      </w:r>
      <w:proofErr w:type="spellEnd"/>
      <w:r w:rsidRPr="00E828B6">
        <w:rPr>
          <w:rFonts w:ascii="Times New Roman" w:hAnsi="Times New Roman"/>
        </w:rPr>
        <w:t xml:space="preserve">-Datei die Metadaten schließlich landen: Metadaten, die in einem Transkriptionskopf standen beziehen sich ja nicht notwendigerweise auf eine </w:t>
      </w:r>
      <w:proofErr w:type="spellStart"/>
      <w:r w:rsidRPr="00E828B6">
        <w:rPr>
          <w:rFonts w:ascii="Times New Roman" w:hAnsi="Times New Roman"/>
        </w:rPr>
        <w:t>Coma</w:t>
      </w:r>
      <w:proofErr w:type="spellEnd"/>
      <w:r w:rsidRPr="00E828B6">
        <w:rPr>
          <w:rFonts w:ascii="Times New Roman" w:hAnsi="Times New Roman"/>
        </w:rPr>
        <w:t xml:space="preserve">-Communication. Zur Auswahl stehen </w:t>
      </w:r>
      <w:proofErr w:type="spellStart"/>
      <w:r w:rsidRPr="00E828B6">
        <w:rPr>
          <w:rFonts w:ascii="Times New Roman" w:hAnsi="Times New Roman"/>
          <w:sz w:val="20"/>
          <w:shd w:val="clear" w:color="auto" w:fill="D6E3BC"/>
        </w:rPr>
        <w:t>communication</w:t>
      </w:r>
      <w:proofErr w:type="spellEnd"/>
      <w:r w:rsidRPr="00E828B6">
        <w:rPr>
          <w:rFonts w:ascii="Times New Roman" w:hAnsi="Times New Roman"/>
        </w:rPr>
        <w:t xml:space="preserve"> für Metadaten zur Gesprächskonstellation, </w:t>
      </w:r>
      <w:proofErr w:type="spellStart"/>
      <w:r w:rsidRPr="00E828B6">
        <w:rPr>
          <w:rFonts w:ascii="Times New Roman" w:hAnsi="Times New Roman"/>
          <w:sz w:val="20"/>
          <w:shd w:val="clear" w:color="auto" w:fill="D6E3BC"/>
        </w:rPr>
        <w:t>recording</w:t>
      </w:r>
      <w:proofErr w:type="spellEnd"/>
      <w:r w:rsidRPr="00E828B6">
        <w:rPr>
          <w:rFonts w:ascii="Times New Roman" w:hAnsi="Times New Roman"/>
        </w:rPr>
        <w:t xml:space="preserve"> für Metadaten zur Aufnahme und </w:t>
      </w:r>
      <w:proofErr w:type="spellStart"/>
      <w:r w:rsidRPr="00E828B6">
        <w:rPr>
          <w:rFonts w:ascii="Times New Roman" w:hAnsi="Times New Roman"/>
          <w:sz w:val="20"/>
          <w:shd w:val="clear" w:color="auto" w:fill="D6E3BC"/>
        </w:rPr>
        <w:t>transcription</w:t>
      </w:r>
      <w:proofErr w:type="spellEnd"/>
      <w:r w:rsidRPr="00E828B6">
        <w:rPr>
          <w:rFonts w:ascii="Times New Roman" w:hAnsi="Times New Roman"/>
        </w:rPr>
        <w:t xml:space="preserve"> für Metadaten zur Transkription.</w:t>
      </w:r>
    </w:p>
    <w:p w14:paraId="10A1CB59"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Häufig existieren zu einer Gesprächssituation („</w:t>
      </w:r>
      <w:proofErr w:type="spellStart"/>
      <w:r w:rsidRPr="00E828B6">
        <w:rPr>
          <w:rFonts w:ascii="Times New Roman" w:hAnsi="Times New Roman"/>
        </w:rPr>
        <w:t>communication</w:t>
      </w:r>
      <w:proofErr w:type="spellEnd"/>
      <w:r w:rsidRPr="00E828B6">
        <w:rPr>
          <w:rFonts w:ascii="Times New Roman" w:hAnsi="Times New Roman"/>
        </w:rPr>
        <w:t xml:space="preserve">“)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proofErr w:type="spellStart"/>
      <w:r w:rsidRPr="00E828B6">
        <w:rPr>
          <w:rFonts w:ascii="Times New Roman" w:hAnsi="Times New Roman"/>
          <w:sz w:val="20"/>
          <w:shd w:val="clear" w:color="auto" w:fill="D6E3BC"/>
        </w:rPr>
        <w:t>one</w:t>
      </w:r>
      <w:proofErr w:type="spellEnd"/>
      <w:r w:rsidRPr="00E828B6">
        <w:rPr>
          <w:rFonts w:ascii="Times New Roman" w:hAnsi="Times New Roman"/>
          <w:sz w:val="20"/>
          <w:shd w:val="clear" w:color="auto" w:fill="D6E3BC"/>
        </w:rPr>
        <w:t xml:space="preserve"> </w:t>
      </w:r>
      <w:proofErr w:type="spellStart"/>
      <w:r w:rsidRPr="00E828B6">
        <w:rPr>
          <w:rFonts w:ascii="Times New Roman" w:hAnsi="Times New Roman"/>
          <w:sz w:val="20"/>
          <w:shd w:val="clear" w:color="auto" w:fill="D6E3BC"/>
        </w:rPr>
        <w:t>file</w:t>
      </w:r>
      <w:proofErr w:type="spellEnd"/>
      <w:r w:rsidRPr="00E828B6">
        <w:rPr>
          <w:rFonts w:ascii="Times New Roman" w:hAnsi="Times New Roman"/>
          <w:sz w:val="20"/>
          <w:shd w:val="clear" w:color="auto" w:fill="D6E3BC"/>
        </w:rPr>
        <w:t xml:space="preserve"> -&gt; </w:t>
      </w:r>
      <w:proofErr w:type="spellStart"/>
      <w:r w:rsidRPr="00E828B6">
        <w:rPr>
          <w:rFonts w:ascii="Times New Roman" w:hAnsi="Times New Roman"/>
          <w:sz w:val="20"/>
          <w:shd w:val="clear" w:color="auto" w:fill="D6E3BC"/>
        </w:rPr>
        <w:t>one</w:t>
      </w:r>
      <w:proofErr w:type="spellEnd"/>
      <w:r w:rsidRPr="00E828B6">
        <w:rPr>
          <w:rFonts w:ascii="Times New Roman" w:hAnsi="Times New Roman"/>
          <w:sz w:val="20"/>
          <w:shd w:val="clear" w:color="auto" w:fill="D6E3BC"/>
        </w:rPr>
        <w:t xml:space="preserve"> </w:t>
      </w:r>
      <w:proofErr w:type="spellStart"/>
      <w:r w:rsidRPr="00E828B6">
        <w:rPr>
          <w:rFonts w:ascii="Times New Roman" w:hAnsi="Times New Roman"/>
          <w:sz w:val="20"/>
          <w:shd w:val="clear" w:color="auto" w:fill="D6E3BC"/>
        </w:rPr>
        <w:t>communication</w:t>
      </w:r>
      <w:proofErr w:type="spellEnd"/>
      <w:r w:rsidRPr="00E828B6">
        <w:rPr>
          <w:rFonts w:ascii="Times New Roman" w:hAnsi="Times New Roman"/>
        </w:rPr>
        <w:t xml:space="preserve"> aus dem Menü.</w:t>
      </w:r>
    </w:p>
    <w:p w14:paraId="2A02D852"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Sollten Sie nach dem Schreiben der </w:t>
      </w:r>
      <w:proofErr w:type="spellStart"/>
      <w:r w:rsidRPr="00E828B6">
        <w:rPr>
          <w:rFonts w:ascii="Times New Roman" w:hAnsi="Times New Roman"/>
        </w:rPr>
        <w:t>Coma</w:t>
      </w:r>
      <w:proofErr w:type="spellEnd"/>
      <w:r w:rsidRPr="00E828B6">
        <w:rPr>
          <w:rFonts w:ascii="Times New Roman" w:hAnsi="Times New Roman"/>
        </w:rPr>
        <w:t xml:space="preserve">-Datei feststellen, dass sie an dieser Stelle irgendetwas falsch zugeordnet haben, so können Sie einfach mit dem </w:t>
      </w:r>
      <w:r w:rsidRPr="00E828B6">
        <w:rPr>
          <w:rFonts w:ascii="Times New Roman" w:hAnsi="Times New Roman"/>
          <w:sz w:val="20"/>
          <w:shd w:val="clear" w:color="auto" w:fill="D6E3BC"/>
        </w:rPr>
        <w:t>zurück</w:t>
      </w:r>
      <w:r w:rsidRPr="00E828B6">
        <w:rPr>
          <w:rFonts w:ascii="Times New Roman" w:hAnsi="Times New Roman"/>
        </w:rPr>
        <w:t xml:space="preserve">-Knopf wieder an diese Stelle springen und die Zuordnungen ändern - der eigentliche Vorgang des Erstellens der </w:t>
      </w:r>
      <w:proofErr w:type="spellStart"/>
      <w:r w:rsidRPr="00E828B6">
        <w:rPr>
          <w:rFonts w:ascii="Times New Roman" w:hAnsi="Times New Roman"/>
        </w:rPr>
        <w:t>Coma</w:t>
      </w:r>
      <w:proofErr w:type="spellEnd"/>
      <w:r w:rsidRPr="00E828B6">
        <w:rPr>
          <w:rFonts w:ascii="Times New Roman" w:hAnsi="Times New Roman"/>
        </w:rPr>
        <w:t>-Datei geht nämlich relativ schnell vonstatten.</w:t>
      </w:r>
    </w:p>
    <w:p w14:paraId="4A31841A"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die Zuordnungen vorgenommen haben, klicken Sie auf </w:t>
      </w:r>
      <w:r w:rsidRPr="00E828B6">
        <w:rPr>
          <w:rFonts w:ascii="Times New Roman" w:hAnsi="Times New Roman"/>
          <w:sz w:val="20"/>
          <w:shd w:val="clear" w:color="auto" w:fill="D6E3BC"/>
        </w:rPr>
        <w:t>weiter</w:t>
      </w:r>
      <w:r w:rsidRPr="00E828B6">
        <w:rPr>
          <w:rFonts w:ascii="Times New Roman" w:hAnsi="Times New Roman"/>
        </w:rPr>
        <w:t>.</w:t>
      </w:r>
    </w:p>
    <w:p w14:paraId="68A5A9C4"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lastRenderedPageBreak/>
        <w:drawing>
          <wp:inline distT="19050" distB="19050" distL="19050" distR="19050" wp14:anchorId="208FF6E5" wp14:editId="4DFF7B8B">
            <wp:extent cx="3709670" cy="1802765"/>
            <wp:effectExtent l="19050" t="19050" r="24130" b="26035"/>
            <wp:docPr id="3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0"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p>
    <w:p w14:paraId="366EB99E"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Im nächsten Bildschirm können Sie bestimmen, welche der gefundenen Sprecher in die </w:t>
      </w:r>
      <w:proofErr w:type="spellStart"/>
      <w:r w:rsidRPr="00E828B6">
        <w:rPr>
          <w:rFonts w:ascii="Times New Roman" w:hAnsi="Times New Roman"/>
        </w:rPr>
        <w:t>Coma</w:t>
      </w:r>
      <w:proofErr w:type="spellEnd"/>
      <w:r w:rsidRPr="00E828B6">
        <w:rPr>
          <w:rFonts w:ascii="Times New Roman" w:hAnsi="Times New Roman"/>
        </w:rPr>
        <w:t>-Datei übernommen werden soll, indem sie in der ersten Spalte der Tabelle die Sprecher an- oder abwählen. 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w:t>
      </w:r>
      <w:proofErr w:type="spellStart"/>
      <w:r w:rsidRPr="00E828B6">
        <w:rPr>
          <w:rFonts w:ascii="Times New Roman" w:hAnsi="Times New Roman"/>
        </w:rPr>
        <w:t>Id</w:t>
      </w:r>
      <w:proofErr w:type="spellEnd"/>
      <w:r w:rsidRPr="00E828B6">
        <w:rPr>
          <w:rFonts w:ascii="Times New Roman" w:hAnsi="Times New Roman"/>
        </w:rPr>
        <w:t xml:space="preserve">“ erscheinen. </w:t>
      </w:r>
    </w:p>
    <w:p w14:paraId="50D3AE13"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die Auswahl im linken Drop-Down-Menü ändern, so wird die Tabelle mit den zu importierenden Sprechern sofort aktualisiert - so können Sie gleich erkennen, ob Sie das richtige Feld für eine eindeutige Zuordnung ausgewählt haben. </w:t>
      </w:r>
    </w:p>
    <w:p w14:paraId="63C9FA4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In </w:t>
      </w:r>
      <w:proofErr w:type="spellStart"/>
      <w:r w:rsidRPr="00E828B6">
        <w:rPr>
          <w:rFonts w:ascii="Times New Roman" w:hAnsi="Times New Roman"/>
        </w:rPr>
        <w:t>Coma</w:t>
      </w:r>
      <w:proofErr w:type="spellEnd"/>
      <w:r w:rsidRPr="00E828B6">
        <w:rPr>
          <w:rFonts w:ascii="Times New Roman" w:hAnsi="Times New Roman"/>
        </w:rPr>
        <w:t xml:space="preserve"> haben alle Sprecher ein Kürzel und einen (Pseudo-)Namen. Aus welchem Metadatenfeld dieser Name bestimmt werden soll, bestimmen Sie mit dem rechten Drop-Down-Menü.</w:t>
      </w:r>
    </w:p>
    <w:p w14:paraId="5693346F"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Wenn Sie die entsprechenden Auswahlen vorgenommen haben, klicken Sie auf </w:t>
      </w:r>
      <w:r w:rsidRPr="00E828B6">
        <w:rPr>
          <w:rFonts w:ascii="Times New Roman" w:hAnsi="Times New Roman"/>
          <w:sz w:val="20"/>
          <w:shd w:val="clear" w:color="auto" w:fill="D6E3BC"/>
        </w:rPr>
        <w:t>weiter</w:t>
      </w:r>
      <w:r w:rsidRPr="00E828B6">
        <w:rPr>
          <w:rFonts w:ascii="Times New Roman" w:hAnsi="Times New Roman"/>
        </w:rPr>
        <w:t>.</w:t>
      </w:r>
    </w:p>
    <w:p w14:paraId="684F5A77"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5D3360DB" wp14:editId="171797D7">
            <wp:extent cx="3709670" cy="1802765"/>
            <wp:effectExtent l="19050" t="19050" r="24130" b="26035"/>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p>
    <w:p w14:paraId="7B02A6FB" w14:textId="15216F21" w:rsidR="005B687C" w:rsidRDefault="00382F0A" w:rsidP="00382F0A">
      <w:pPr>
        <w:pStyle w:val="Standard-BlockCharCharChar"/>
        <w:rPr>
          <w:lang w:val="de-DE"/>
        </w:rPr>
      </w:pPr>
      <w:r w:rsidRPr="00382F0A">
        <w:rPr>
          <w:lang w:val="de-DE"/>
        </w:rPr>
        <w:t xml:space="preserve">Im nächsten Bildschirm sehen Sie noch einmal eine Zusammenfassung der vorgenommenen Einstellungen. Wenn Sie noch etwas ändern wollen, klicken Sie auf die Schaltfläche „zurück“ und nehmen Sie Änderungen vor. Ansonsten klicken Sie auf </w:t>
      </w:r>
      <w:r w:rsidRPr="00382F0A">
        <w:rPr>
          <w:sz w:val="20"/>
          <w:shd w:val="clear" w:color="auto" w:fill="D6E3BC"/>
          <w:lang w:val="de-DE"/>
        </w:rPr>
        <w:t>abschliessen</w:t>
      </w:r>
      <w:r w:rsidRPr="00382F0A">
        <w:rPr>
          <w:lang w:val="de-DE"/>
        </w:rPr>
        <w:t>, um die Coma-Datei zu erzeugen. Wenn die Datei fehlerlos geschrieben wurde wird das Fenster geschlossen und die Coma-Datei in Coma geöffnet.</w:t>
      </w:r>
      <w:r>
        <w:rPr>
          <w:lang w:val="de-DE"/>
        </w:rPr>
        <w:t xml:space="preserve"> </w:t>
      </w:r>
    </w:p>
    <w:p w14:paraId="0E70B6CC" w14:textId="3EB0EF40" w:rsidR="00382F0A" w:rsidRDefault="00382F0A" w:rsidP="00382F0A">
      <w:pPr>
        <w:pStyle w:val="berschrift2"/>
        <w:rPr>
          <w:rFonts w:ascii="Times New Roman" w:hAnsi="Times New Roman" w:cs="Times New Roman"/>
        </w:rPr>
      </w:pPr>
      <w:bookmarkStart w:id="44" w:name="_Toc473201260"/>
      <w:r w:rsidRPr="00E828B6">
        <w:rPr>
          <w:rFonts w:ascii="Times New Roman" w:hAnsi="Times New Roman" w:cs="Times New Roman"/>
        </w:rPr>
        <w:t xml:space="preserve">Importieren und </w:t>
      </w:r>
      <w:proofErr w:type="spellStart"/>
      <w:r w:rsidRPr="00E828B6">
        <w:rPr>
          <w:rFonts w:ascii="Times New Roman" w:hAnsi="Times New Roman" w:cs="Times New Roman"/>
        </w:rPr>
        <w:t>Exportieren</w:t>
      </w:r>
      <w:proofErr w:type="spellEnd"/>
      <w:r w:rsidRPr="00E828B6">
        <w:rPr>
          <w:rFonts w:ascii="Times New Roman" w:hAnsi="Times New Roman" w:cs="Times New Roman"/>
        </w:rPr>
        <w:t xml:space="preserve"> von Metadaten</w:t>
      </w:r>
      <w:bookmarkEnd w:id="44"/>
    </w:p>
    <w:p w14:paraId="6A608089" w14:textId="77777777" w:rsidR="00382F0A" w:rsidRPr="00E828B6" w:rsidRDefault="00382F0A" w:rsidP="00382F0A">
      <w:pPr>
        <w:pStyle w:val="berschrift3"/>
      </w:pPr>
      <w:bookmarkStart w:id="45" w:name="_Toc473201261"/>
      <w:r w:rsidRPr="00E828B6">
        <w:t>Basistranskriptionen Importieren</w:t>
      </w:r>
      <w:bookmarkEnd w:id="45"/>
    </w:p>
    <w:p w14:paraId="132FEDC0"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dieser Option lassen sich Metadaten aus einer </w:t>
      </w:r>
      <w:proofErr w:type="spellStart"/>
      <w:r w:rsidRPr="00E828B6">
        <w:rPr>
          <w:rFonts w:ascii="Times New Roman" w:hAnsi="Times New Roman"/>
        </w:rPr>
        <w:t>EXMARaLDA</w:t>
      </w:r>
      <w:proofErr w:type="spellEnd"/>
      <w:r w:rsidRPr="00E828B6">
        <w:rPr>
          <w:rFonts w:ascii="Times New Roman" w:hAnsi="Times New Roman"/>
        </w:rPr>
        <w:t xml:space="preserve">-Basistranskription importieren. Wenn Sie den Menüpunkt anwählen, erscheint ein Dateiauswahlfenster, in dem Sie die Basistranskription auswählen, die Sie in </w:t>
      </w:r>
      <w:proofErr w:type="spellStart"/>
      <w:r w:rsidRPr="00E828B6">
        <w:rPr>
          <w:rFonts w:ascii="Times New Roman" w:hAnsi="Times New Roman"/>
        </w:rPr>
        <w:t>Coma</w:t>
      </w:r>
      <w:proofErr w:type="spellEnd"/>
      <w:r w:rsidRPr="00E828B6">
        <w:rPr>
          <w:rFonts w:ascii="Times New Roman" w:hAnsi="Times New Roman"/>
        </w:rPr>
        <w:t xml:space="preserve"> integrieren wollen. Beachten Sie auch hier wieder, dass die Datei in einem Verzeichnis unterhalb der </w:t>
      </w:r>
      <w:proofErr w:type="spellStart"/>
      <w:r w:rsidRPr="00E828B6">
        <w:rPr>
          <w:rFonts w:ascii="Times New Roman" w:hAnsi="Times New Roman"/>
        </w:rPr>
        <w:t>Coma</w:t>
      </w:r>
      <w:proofErr w:type="spellEnd"/>
      <w:r w:rsidRPr="00E828B6">
        <w:rPr>
          <w:rFonts w:ascii="Times New Roman" w:hAnsi="Times New Roman"/>
        </w:rPr>
        <w:t xml:space="preserve">-Datei (oder im selben Verzeichnis) liegen muss. </w:t>
      </w:r>
    </w:p>
    <w:p w14:paraId="30C09A65"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Weitere Eingaben sind nicht erforderlich; sofern die Transkription noch nicht mit der </w:t>
      </w:r>
      <w:proofErr w:type="spellStart"/>
      <w:r w:rsidRPr="00E828B6">
        <w:rPr>
          <w:rFonts w:ascii="Times New Roman" w:hAnsi="Times New Roman"/>
        </w:rPr>
        <w:t>Coma</w:t>
      </w:r>
      <w:proofErr w:type="spellEnd"/>
      <w:r w:rsidRPr="00E828B6">
        <w:rPr>
          <w:rFonts w:ascii="Times New Roman" w:hAnsi="Times New Roman"/>
        </w:rPr>
        <w:t xml:space="preserve">-Datei verknüpft ist, wird eine neue Kommunikation und neue Sprecher (sofern noch nicht vorhanden) mit den </w:t>
      </w:r>
      <w:r w:rsidRPr="00E828B6">
        <w:rPr>
          <w:rFonts w:ascii="Times New Roman" w:hAnsi="Times New Roman"/>
        </w:rPr>
        <w:lastRenderedPageBreak/>
        <w:t>Metadaten der Transkription angelegt und diese gleichzeitig verknüpft.</w:t>
      </w:r>
    </w:p>
    <w:p w14:paraId="67EFDEA5" w14:textId="77777777" w:rsidR="00382F0A" w:rsidRPr="00E828B6" w:rsidRDefault="00382F0A" w:rsidP="00382F0A">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5BFF495F" wp14:editId="6BAEAAA2">
            <wp:extent cx="1828800" cy="966470"/>
            <wp:effectExtent l="0" t="0" r="0" b="0"/>
            <wp:docPr id="3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2"/>
                    <a:srcRect/>
                    <a:stretch>
                      <a:fillRect/>
                    </a:stretch>
                  </pic:blipFill>
                  <pic:spPr>
                    <a:xfrm>
                      <a:off x="0" y="0"/>
                      <a:ext cx="1828800" cy="966470"/>
                    </a:xfrm>
                    <a:prstGeom prst="rect">
                      <a:avLst/>
                    </a:prstGeom>
                    <a:ln/>
                  </pic:spPr>
                </pic:pic>
              </a:graphicData>
            </a:graphic>
          </wp:inline>
        </w:drawing>
      </w:r>
    </w:p>
    <w:p w14:paraId="783D447E" w14:textId="77777777" w:rsidR="00382F0A" w:rsidRPr="00E828B6" w:rsidRDefault="00382F0A" w:rsidP="00382F0A">
      <w:pPr>
        <w:pStyle w:val="berschrift3"/>
      </w:pPr>
      <w:bookmarkStart w:id="46" w:name="_oosb6ve7a0x0" w:colFirst="0" w:colLast="0"/>
      <w:bookmarkStart w:id="47" w:name="_Sprecher_importieren"/>
      <w:bookmarkStart w:id="48" w:name="_Toc473201262"/>
      <w:bookmarkEnd w:id="46"/>
      <w:bookmarkEnd w:id="47"/>
      <w:r w:rsidRPr="00E828B6">
        <w:t>Sprecher importieren</w:t>
      </w:r>
      <w:bookmarkEnd w:id="48"/>
    </w:p>
    <w:p w14:paraId="61798CD5"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Um Sprecher, die in einer anderen </w:t>
      </w:r>
      <w:proofErr w:type="spellStart"/>
      <w:r w:rsidRPr="00E828B6">
        <w:rPr>
          <w:rFonts w:ascii="Times New Roman" w:hAnsi="Times New Roman"/>
        </w:rPr>
        <w:t>Coma</w:t>
      </w:r>
      <w:proofErr w:type="spellEnd"/>
      <w:r w:rsidRPr="00E828B6">
        <w:rPr>
          <w:rFonts w:ascii="Times New Roman" w:hAnsi="Times New Roman"/>
        </w:rPr>
        <w:t xml:space="preserve">-Datei bereits angelegt sind, in die geöffnete </w:t>
      </w:r>
      <w:proofErr w:type="spellStart"/>
      <w:r w:rsidRPr="00E828B6">
        <w:rPr>
          <w:rFonts w:ascii="Times New Roman" w:hAnsi="Times New Roman"/>
        </w:rPr>
        <w:t>Coma</w:t>
      </w:r>
      <w:proofErr w:type="spellEnd"/>
      <w:r w:rsidRPr="00E828B6">
        <w:rPr>
          <w:rFonts w:ascii="Times New Roman" w:hAnsi="Times New Roman"/>
        </w:rPr>
        <w:t xml:space="preserve">-Datei zu importieren, wählen Sie im </w:t>
      </w:r>
      <w:r w:rsidRPr="00E828B6">
        <w:rPr>
          <w:rFonts w:ascii="Times New Roman" w:hAnsi="Times New Roman"/>
          <w:sz w:val="20"/>
          <w:shd w:val="clear" w:color="auto" w:fill="D6E3BC"/>
        </w:rPr>
        <w:t>Datei</w:t>
      </w:r>
      <w:r w:rsidRPr="00E828B6">
        <w:rPr>
          <w:rFonts w:ascii="Times New Roman" w:hAnsi="Times New Roman"/>
        </w:rPr>
        <w:t xml:space="preserve">-Menü die Option </w:t>
      </w:r>
      <w:r w:rsidRPr="00E828B6">
        <w:rPr>
          <w:rFonts w:ascii="Times New Roman" w:hAnsi="Times New Roman"/>
          <w:sz w:val="20"/>
          <w:shd w:val="clear" w:color="auto" w:fill="D6E3BC"/>
        </w:rPr>
        <w:t>Sprecher importieren</w:t>
      </w:r>
      <w:r w:rsidRPr="00E828B6">
        <w:rPr>
          <w:rFonts w:ascii="Times New Roman" w:hAnsi="Times New Roman"/>
        </w:rPr>
        <w:t xml:space="preserve">. Daraufhin öffnet sich ein Dateiauswahl-Fenster, in dem Sie die </w:t>
      </w:r>
      <w:proofErr w:type="spellStart"/>
      <w:r w:rsidRPr="00E828B6">
        <w:rPr>
          <w:rFonts w:ascii="Times New Roman" w:hAnsi="Times New Roman"/>
        </w:rPr>
        <w:t>Coma</w:t>
      </w:r>
      <w:proofErr w:type="spellEnd"/>
      <w:r w:rsidRPr="00E828B6">
        <w:rPr>
          <w:rFonts w:ascii="Times New Roman" w:hAnsi="Times New Roman"/>
        </w:rPr>
        <w:t xml:space="preserve">-Datei auswählen, in der sich die Metadaten der Sprecher befinden, die sie importieren wollen. Wenn Sie die Datei ausgewählt haben, öffnet sich ein Dialog mit einer Liste aller Sprecher, die in der ausgewählten Datei angelegt sind: </w:t>
      </w:r>
      <w:r w:rsidRPr="00E828B6">
        <w:rPr>
          <w:rFonts w:ascii="Times New Roman" w:hAnsi="Times New Roman"/>
          <w:noProof/>
        </w:rPr>
        <w:drawing>
          <wp:inline distT="19050" distB="19050" distL="19050" distR="19050" wp14:anchorId="26D502FD" wp14:editId="54E05A3B">
            <wp:extent cx="2233930" cy="2380615"/>
            <wp:effectExtent l="0" t="0" r="0" b="0"/>
            <wp:docPr id="3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3"/>
                    <a:srcRect/>
                    <a:stretch>
                      <a:fillRect/>
                    </a:stretch>
                  </pic:blipFill>
                  <pic:spPr>
                    <a:xfrm>
                      <a:off x="0" y="0"/>
                      <a:ext cx="2233930" cy="2380615"/>
                    </a:xfrm>
                    <a:prstGeom prst="rect">
                      <a:avLst/>
                    </a:prstGeom>
                    <a:ln/>
                  </pic:spPr>
                </pic:pic>
              </a:graphicData>
            </a:graphic>
          </wp:inline>
        </w:drawing>
      </w:r>
    </w:p>
    <w:p w14:paraId="13CE3F56" w14:textId="0F1CB959" w:rsidR="00382F0A" w:rsidRPr="00382F0A" w:rsidRDefault="00382F0A" w:rsidP="00382F0A">
      <w:r w:rsidRPr="00E828B6">
        <w:rPr>
          <w:rFonts w:ascii="Times New Roman" w:hAnsi="Times New Roman"/>
        </w:rPr>
        <w:t xml:space="preserve">Wählen Sie aus der Liste die Sprecher aus, die Sie importieren wollen, und bestätigen Sie die Auswahl mit </w:t>
      </w:r>
      <w:r w:rsidRPr="00E828B6">
        <w:rPr>
          <w:rFonts w:ascii="Times New Roman" w:hAnsi="Times New Roman"/>
          <w:sz w:val="20"/>
          <w:shd w:val="clear" w:color="auto" w:fill="D6E3BC"/>
        </w:rPr>
        <w:t>importieren</w:t>
      </w:r>
      <w:r w:rsidRPr="00E828B6">
        <w:rPr>
          <w:rFonts w:ascii="Times New Roman" w:hAnsi="Times New Roman"/>
        </w:rPr>
        <w:t>. Die Metadaten der entsprechenden Sprecher werden daraufhin importiert.</w:t>
      </w:r>
    </w:p>
    <w:p w14:paraId="19D9A249" w14:textId="77777777" w:rsidR="004D26F7" w:rsidRPr="00382F0A" w:rsidRDefault="004D26F7" w:rsidP="00B84AED">
      <w:pPr>
        <w:pStyle w:val="Standard-BlockCharCharChar"/>
        <w:rPr>
          <w:lang w:val="de-DE"/>
        </w:rPr>
      </w:pPr>
    </w:p>
    <w:p w14:paraId="54594BCC" w14:textId="13013895" w:rsidR="00EC5285" w:rsidRPr="00382F0A" w:rsidRDefault="00EC5285" w:rsidP="001F78C3">
      <w:pPr>
        <w:sectPr w:rsidR="00EC5285" w:rsidRPr="00382F0A" w:rsidSect="008C6C50">
          <w:headerReference w:type="default" r:id="rId44"/>
          <w:pgSz w:w="11906" w:h="16838"/>
          <w:pgMar w:top="1417" w:right="1134" w:bottom="1134" w:left="1417" w:header="708" w:footer="708" w:gutter="0"/>
          <w:cols w:space="708"/>
          <w:docGrid w:linePitch="360"/>
        </w:sectPr>
      </w:pPr>
    </w:p>
    <w:p w14:paraId="1ACF9D2F" w14:textId="22C36E06" w:rsidR="000E30B2" w:rsidRPr="004D26F7" w:rsidRDefault="00382F0A" w:rsidP="004D26F7">
      <w:pPr>
        <w:pStyle w:val="berschrift1"/>
        <w:spacing w:before="0"/>
        <w:rPr>
          <w:lang w:val="en-US" w:eastAsia="en-US"/>
        </w:rPr>
      </w:pPr>
      <w:bookmarkStart w:id="49" w:name="_Toc473201263"/>
      <w:r>
        <w:rPr>
          <w:lang w:val="en-US" w:eastAsia="en-US"/>
        </w:rPr>
        <w:lastRenderedPageBreak/>
        <w:t>VERWALTUNG VON METADATEN</w:t>
      </w:r>
      <w:bookmarkEnd w:id="49"/>
    </w:p>
    <w:p w14:paraId="4BDC5FF8" w14:textId="1AD97651" w:rsidR="00BE4181" w:rsidRDefault="00382F0A" w:rsidP="00BE4181">
      <w:pPr>
        <w:pStyle w:val="Standard-BlockCharCharChar"/>
        <w:rPr>
          <w:lang w:val="de-DE"/>
        </w:rPr>
      </w:pPr>
      <w:r w:rsidRPr="00382F0A">
        <w:rPr>
          <w:lang w:val="de-DE"/>
        </w:rPr>
        <w:t xml:space="preserve">Alle Metadaten zu Gesprächskonstellationen, Sprechern, Aufnahmen und Transkriptionen werden auf dem </w:t>
      </w:r>
      <w:r w:rsidRPr="00382F0A">
        <w:rPr>
          <w:sz w:val="20"/>
          <w:shd w:val="clear" w:color="auto" w:fill="D6E3BC"/>
          <w:lang w:val="de-DE"/>
        </w:rPr>
        <w:t>Daten</w:t>
      </w:r>
      <w:r w:rsidRPr="00382F0A">
        <w:rPr>
          <w:lang w:val="de-DE"/>
        </w:rPr>
        <w:t>-Reiter vorgenommen.</w:t>
      </w:r>
    </w:p>
    <w:p w14:paraId="20DA5E77" w14:textId="77777777" w:rsidR="00382F0A" w:rsidRPr="00E828B6" w:rsidRDefault="00382F0A" w:rsidP="00382F0A">
      <w:pPr>
        <w:pStyle w:val="berschrift2"/>
        <w:rPr>
          <w:rFonts w:ascii="Times New Roman" w:hAnsi="Times New Roman" w:cs="Times New Roman"/>
        </w:rPr>
      </w:pPr>
      <w:bookmarkStart w:id="50" w:name="_Toc473201264"/>
      <w:r w:rsidRPr="00E828B6">
        <w:rPr>
          <w:rFonts w:ascii="Times New Roman" w:hAnsi="Times New Roman" w:cs="Times New Roman"/>
        </w:rPr>
        <w:t>Aufbau des Daten-Reiters</w:t>
      </w:r>
      <w:bookmarkEnd w:id="50"/>
    </w:p>
    <w:p w14:paraId="7466B9A5" w14:textId="77777777" w:rsidR="00382F0A" w:rsidRPr="009055FA" w:rsidRDefault="00382F0A" w:rsidP="00382F0A">
      <w:pPr>
        <w:widowControl w:val="0"/>
        <w:rPr>
          <w:rFonts w:ascii="Times New Roman" w:hAnsi="Times New Roman"/>
          <w:lang w:eastAsia="en-US"/>
        </w:rPr>
      </w:pPr>
      <w:r w:rsidRPr="00E828B6">
        <w:rPr>
          <w:rFonts w:ascii="Times New Roman" w:hAnsi="Times New Roman"/>
        </w:rPr>
        <w:t xml:space="preserve">Der Bildschirm gliedert sich in drei Bereiche: </w:t>
      </w:r>
    </w:p>
    <w:p w14:paraId="23ECD48C" w14:textId="77777777" w:rsidR="00382F0A" w:rsidRPr="009055FA" w:rsidRDefault="00382F0A" w:rsidP="00382F0A">
      <w:pPr>
        <w:widowControl w:val="0"/>
        <w:rPr>
          <w:rFonts w:ascii="Times New Roman" w:hAnsi="Times New Roman"/>
        </w:rPr>
      </w:pPr>
      <w:r w:rsidRPr="009055FA">
        <w:rPr>
          <w:rFonts w:ascii="Times New Roman" w:hAnsi="Times New Roman"/>
          <w:noProof/>
        </w:rPr>
        <w:drawing>
          <wp:inline distT="0" distB="0" distL="0" distR="0" wp14:anchorId="665A7A29" wp14:editId="380D53CE">
            <wp:extent cx="5748655" cy="3387199"/>
            <wp:effectExtent l="19050" t="19050" r="23495" b="2286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782336" cy="3407044"/>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14:paraId="4FA2BE0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Auf der linken Seite befindet sich eine Tabelle mit den Kommunikationen des gewählten Korpus. Über dieser Tabelle liegt der Bereich, in dem sich Filter für diese Tabelle modifizieren und anlegen lassen (→</w:t>
      </w:r>
      <w:hyperlink w:anchor="_Filter" w:history="1">
        <w:r w:rsidRPr="00E828B6">
          <w:rPr>
            <w:rStyle w:val="Hyperlink"/>
            <w:rFonts w:ascii="Times New Roman" w:hAnsi="Times New Roman"/>
          </w:rPr>
          <w:t>Filter</w:t>
        </w:r>
      </w:hyperlink>
      <w:r w:rsidRPr="00E828B6">
        <w:rPr>
          <w:rFonts w:ascii="Times New Roman" w:hAnsi="Times New Roman"/>
        </w:rPr>
        <w:t xml:space="preserve">). Unter der Tabelle finden sich Schaltflächen zum Hinzufügen, Entfernen und Duplizieren von Kommunikationen sowie für die Bedienung des </w:t>
      </w:r>
      <w:hyperlink w:anchor="_Korpus-Korb" w:history="1">
        <w:r w:rsidRPr="00E828B6">
          <w:rPr>
            <w:rStyle w:val="Hyperlink"/>
            <w:rFonts w:ascii="Times New Roman" w:hAnsi="Times New Roman"/>
          </w:rPr>
          <w:t>Korpus-Korbes</w:t>
        </w:r>
      </w:hyperlink>
      <w:r w:rsidRPr="00E828B6">
        <w:rPr>
          <w:rFonts w:ascii="Times New Roman" w:hAnsi="Times New Roman"/>
        </w:rPr>
        <w:t xml:space="preserve"> und zur </w:t>
      </w:r>
      <w:hyperlink w:anchor="_Segmentzahlen_aktualisieren" w:history="1">
        <w:r w:rsidRPr="00E828B6">
          <w:rPr>
            <w:rStyle w:val="Hyperlink"/>
            <w:rFonts w:ascii="Times New Roman" w:hAnsi="Times New Roman"/>
          </w:rPr>
          <w:t>Segment-Zählung</w:t>
        </w:r>
      </w:hyperlink>
      <w:r w:rsidRPr="00E828B6">
        <w:rPr>
          <w:rFonts w:ascii="Times New Roman" w:hAnsi="Times New Roman"/>
        </w:rPr>
        <w:t>:</w:t>
      </w:r>
    </w:p>
    <w:p w14:paraId="3160CABE" w14:textId="77777777" w:rsidR="00382F0A" w:rsidRPr="009055FA" w:rsidRDefault="00382F0A" w:rsidP="00382F0A">
      <w:pPr>
        <w:widowControl w:val="0"/>
        <w:rPr>
          <w:rFonts w:ascii="Times New Roman" w:hAnsi="Times New Roman"/>
          <w:noProof/>
        </w:rPr>
      </w:pPr>
      <w:r w:rsidRPr="009055FA">
        <w:rPr>
          <w:rFonts w:ascii="Times New Roman" w:hAnsi="Times New Roman"/>
          <w:noProof/>
        </w:rPr>
        <w:drawing>
          <wp:inline distT="0" distB="0" distL="0" distR="0" wp14:anchorId="7254E8AA" wp14:editId="3E6EB200">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14:paraId="694E9757" w14:textId="77777777" w:rsidR="00382F0A" w:rsidRPr="00E828B6" w:rsidRDefault="00382F0A" w:rsidP="00382F0A">
      <w:pPr>
        <w:widowControl w:val="0"/>
        <w:rPr>
          <w:rFonts w:ascii="Times New Roman" w:hAnsi="Times New Roman"/>
          <w:noProof/>
          <w:lang w:eastAsia="en-US"/>
        </w:rPr>
      </w:pPr>
      <w:r w:rsidRPr="00E828B6">
        <w:rPr>
          <w:rFonts w:ascii="Times New Roman" w:hAnsi="Times New Roman"/>
        </w:rPr>
        <w:t xml:space="preserve">In der mittleren Spalte werden die Metadaten der ausgewählten Kommunikationen oder Sprecher angezeigt und bearbeitet. Über dieser Anzeige findet sich ein Suchfeld, mit dem sich im Volltext der Metadaten </w:t>
      </w:r>
      <w:hyperlink w:anchor="_Suchen" w:history="1">
        <w:r w:rsidRPr="00E828B6">
          <w:rPr>
            <w:rStyle w:val="Hyperlink"/>
            <w:rFonts w:ascii="Times New Roman" w:hAnsi="Times New Roman"/>
          </w:rPr>
          <w:t>Suchen</w:t>
        </w:r>
      </w:hyperlink>
      <w:r w:rsidRPr="00E828B6">
        <w:rPr>
          <w:rFonts w:ascii="Times New Roman" w:hAnsi="Times New Roman"/>
        </w:rPr>
        <w:t xml:space="preserve"> lässt:</w:t>
      </w:r>
    </w:p>
    <w:p w14:paraId="0710C6EA" w14:textId="77777777" w:rsidR="00382F0A" w:rsidRPr="009055FA" w:rsidRDefault="00382F0A" w:rsidP="00382F0A">
      <w:pPr>
        <w:widowControl w:val="0"/>
        <w:rPr>
          <w:rFonts w:ascii="Times New Roman" w:hAnsi="Times New Roman"/>
          <w:noProof/>
        </w:rPr>
      </w:pPr>
      <w:r w:rsidRPr="009055FA">
        <w:rPr>
          <w:rFonts w:ascii="Times New Roman" w:hAnsi="Times New Roman"/>
          <w:noProof/>
        </w:rPr>
        <w:drawing>
          <wp:inline distT="0" distB="0" distL="0" distR="0" wp14:anchorId="37AF8796" wp14:editId="63F15A4F">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14:paraId="29ABBE79" w14:textId="77777777" w:rsidR="00382F0A" w:rsidRPr="00E828B6" w:rsidRDefault="00382F0A" w:rsidP="00382F0A">
      <w:pPr>
        <w:widowControl w:val="0"/>
        <w:rPr>
          <w:rFonts w:ascii="Times New Roman" w:hAnsi="Times New Roman"/>
        </w:rPr>
      </w:pPr>
      <w:r w:rsidRPr="00E828B6">
        <w:rPr>
          <w:rFonts w:ascii="Times New Roman" w:hAnsi="Times New Roman"/>
        </w:rPr>
        <w:t xml:space="preserve">Unterhalb der Anzeige findet sich eine Schaltfläche zum </w:t>
      </w:r>
      <w:hyperlink w:anchor="_Drucken_der_Metadatenansicht" w:history="1">
        <w:r w:rsidRPr="00E828B6">
          <w:rPr>
            <w:rStyle w:val="Hyperlink"/>
            <w:rFonts w:ascii="Times New Roman" w:hAnsi="Times New Roman"/>
          </w:rPr>
          <w:t>Drucken der Metadatenansicht</w:t>
        </w:r>
      </w:hyperlink>
      <w:r w:rsidRPr="00E828B6">
        <w:rPr>
          <w:rFonts w:ascii="Times New Roman" w:hAnsi="Times New Roman"/>
        </w:rPr>
        <w:t xml:space="preserve">, sowie zwei Schaltflächen zum </w:t>
      </w:r>
      <w:hyperlink w:anchor="_Verknüpfen_von_Kommunikationen" w:history="1">
        <w:r w:rsidRPr="00E828B6">
          <w:rPr>
            <w:rStyle w:val="Hyperlink"/>
            <w:rFonts w:ascii="Times New Roman" w:hAnsi="Times New Roman"/>
          </w:rPr>
          <w:t>Verknüpfen von Kommunikationen und Sprechern</w:t>
        </w:r>
      </w:hyperlink>
      <w:r w:rsidRPr="00E828B6">
        <w:rPr>
          <w:rFonts w:ascii="Times New Roman" w:hAnsi="Times New Roman"/>
        </w:rPr>
        <w:t>.</w:t>
      </w:r>
    </w:p>
    <w:p w14:paraId="3CB6FC07"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In der rechten Spalte werden – analog zur Kommunikationen-Spalte – die Sprecher verwaltet.</w:t>
      </w:r>
    </w:p>
    <w:p w14:paraId="52EF6ABD"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Die </w:t>
      </w:r>
      <w:proofErr w:type="spellStart"/>
      <w:r w:rsidRPr="00E828B6">
        <w:rPr>
          <w:rFonts w:ascii="Times New Roman" w:hAnsi="Times New Roman"/>
        </w:rPr>
        <w:t>Trenner</w:t>
      </w:r>
      <w:proofErr w:type="spellEnd"/>
      <w:r w:rsidRPr="00E828B6">
        <w:rPr>
          <w:rFonts w:ascii="Times New Roman" w:hAnsi="Times New Roman"/>
        </w:rPr>
        <w:t xml:space="preserve"> zwischen den drei Spalten lassen sich verschieben, um mehr Platz für einzelne Spalten auf dem Bildschirm zu bekommen. Am oberen Rand dieser </w:t>
      </w:r>
      <w:proofErr w:type="spellStart"/>
      <w:r w:rsidRPr="00E828B6">
        <w:rPr>
          <w:rFonts w:ascii="Times New Roman" w:hAnsi="Times New Roman"/>
        </w:rPr>
        <w:t>Trenner</w:t>
      </w:r>
      <w:proofErr w:type="spellEnd"/>
      <w:r w:rsidRPr="00E828B6">
        <w:rPr>
          <w:rFonts w:ascii="Times New Roman" w:hAnsi="Times New Roman"/>
        </w:rPr>
        <w:t xml:space="preserve"> befinden sich kleine Dreiecke - mit einem Klick auf diese Pfeile lassen sich Spalten ganz ein- oder ausblenden, so dass sich beispielsweise nur Kommunikationen und deren Metadaten anzeigen lassen.</w:t>
      </w:r>
    </w:p>
    <w:p w14:paraId="45DEB877" w14:textId="77777777" w:rsidR="00382F0A" w:rsidRPr="00E828B6" w:rsidRDefault="00382F0A" w:rsidP="00382F0A">
      <w:pPr>
        <w:pStyle w:val="berschrift2"/>
        <w:rPr>
          <w:rFonts w:ascii="Times New Roman" w:hAnsi="Times New Roman" w:cs="Times New Roman"/>
        </w:rPr>
      </w:pPr>
      <w:bookmarkStart w:id="51" w:name="_5zeju69t8kxq" w:colFirst="0" w:colLast="0"/>
      <w:bookmarkStart w:id="52" w:name="_Toc473201265"/>
      <w:bookmarkEnd w:id="51"/>
      <w:r w:rsidRPr="00E828B6">
        <w:rPr>
          <w:rFonts w:ascii="Times New Roman" w:hAnsi="Times New Roman" w:cs="Times New Roman"/>
        </w:rPr>
        <w:t>Verwalten von Kommunikationen</w:t>
      </w:r>
      <w:bookmarkEnd w:id="52"/>
    </w:p>
    <w:p w14:paraId="0C5784FA"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den Kommunikationen werden alle Konstellationsdaten zu dem Gesprächsereignis gespeichert, also Dinge wie Ort, Zeit, besondere Umstände, beteiligte Sprachen etc. </w:t>
      </w:r>
    </w:p>
    <w:p w14:paraId="149512D6" w14:textId="77777777" w:rsidR="00382F0A" w:rsidRPr="00E828B6" w:rsidRDefault="00382F0A" w:rsidP="00382F0A">
      <w:pPr>
        <w:widowControl w:val="0"/>
        <w:spacing w:before="120" w:after="120"/>
        <w:rPr>
          <w:rFonts w:ascii="Times New Roman" w:hAnsi="Times New Roman"/>
        </w:rPr>
      </w:pPr>
      <w:r w:rsidRPr="00E828B6">
        <w:rPr>
          <w:rFonts w:ascii="Times New Roman" w:hAnsi="Times New Roman"/>
          <w:noProof/>
        </w:rPr>
        <w:lastRenderedPageBreak/>
        <w:drawing>
          <wp:inline distT="19050" distB="19050" distL="19050" distR="19050" wp14:anchorId="3D227A37" wp14:editId="6EB770EF">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8"/>
                    <a:srcRect/>
                    <a:stretch>
                      <a:fillRect/>
                    </a:stretch>
                  </pic:blipFill>
                  <pic:spPr>
                    <a:xfrm>
                      <a:off x="0" y="0"/>
                      <a:ext cx="2630805" cy="1224915"/>
                    </a:xfrm>
                    <a:prstGeom prst="rect">
                      <a:avLst/>
                    </a:prstGeom>
                    <a:ln/>
                  </pic:spPr>
                </pic:pic>
              </a:graphicData>
            </a:graphic>
          </wp:inline>
        </w:drawing>
      </w:r>
    </w:p>
    <w:p w14:paraId="36004F12"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Die Kommunikationen werden in einer dreispaltigen Tabelle auf der linken Seite des Reiters angezeigt. In der zweiten Spalte steht der Kommunikationsname, ein in </w:t>
      </w:r>
      <w:proofErr w:type="spellStart"/>
      <w:r w:rsidRPr="00E828B6">
        <w:rPr>
          <w:rFonts w:ascii="Times New Roman" w:hAnsi="Times New Roman"/>
        </w:rPr>
        <w:t>Coma</w:t>
      </w:r>
      <w:proofErr w:type="spellEnd"/>
      <w:r w:rsidRPr="00E828B6">
        <w:rPr>
          <w:rFonts w:ascii="Times New Roman" w:hAnsi="Times New Roman"/>
        </w:rPr>
        <w:t xml:space="preserve"> vorgegebenes Feld, in der dritten Spalte erscheint ein wählbares Element aus den Metadaten zu der jeweiligen Kommunikation – im Falle des obigen Screenshots ein ausführlicherer Name für die Kommunikation. </w:t>
      </w:r>
      <w:r w:rsidRPr="009055FA">
        <w:rPr>
          <w:rFonts w:ascii="Times New Roman" w:hAnsi="Times New Roman"/>
        </w:rPr>
        <w:t xml:space="preserve">Das Element, das hier angezeigt wird, wird durch einen Klick auf den entsprechenden Schlüssel der Kommunikationen oder Sprecher gewählt. </w:t>
      </w:r>
      <w:r w:rsidRPr="00E828B6">
        <w:rPr>
          <w:rFonts w:ascii="Times New Roman" w:hAnsi="Times New Roman"/>
        </w:rPr>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14:paraId="44E6294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14:paraId="4CCA4410"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den Schaltflächen unterhalb der Tabelle lassen sich u.a. Kommunikationen anlegen und löschen. </w:t>
      </w:r>
    </w:p>
    <w:p w14:paraId="06A1E74B" w14:textId="77777777" w:rsidR="00382F0A" w:rsidRPr="00E828B6"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0E7482AE" wp14:editId="26C5F872">
            <wp:extent cx="342199" cy="307340"/>
            <wp:effectExtent l="0" t="0" r="1270" b="0"/>
            <wp:docPr id="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49" cstate="screen">
                      <a:extLst>
                        <a:ext uri="{28A0092B-C50C-407E-A947-70E740481C1C}">
                          <a14:useLocalDpi xmlns:a14="http://schemas.microsoft.com/office/drawing/2010/main"/>
                        </a:ext>
                      </a:extLst>
                    </a:blip>
                    <a:srcRect/>
                    <a:stretch/>
                  </pic:blipFill>
                  <pic:spPr bwMode="auto">
                    <a:xfrm>
                      <a:off x="0" y="0"/>
                      <a:ext cx="375253" cy="337027"/>
                    </a:xfrm>
                    <a:prstGeom prst="rect">
                      <a:avLst/>
                    </a:prstGeom>
                    <a:ln>
                      <a:noFill/>
                    </a:ln>
                    <a:extLst>
                      <a:ext uri="{53640926-AAD7-44D8-BBD7-CCE9431645EC}">
                        <a14:shadowObscured xmlns:a14="http://schemas.microsoft.com/office/drawing/2010/main"/>
                      </a:ext>
                    </a:extLst>
                  </pic:spPr>
                </pic:pic>
              </a:graphicData>
            </a:graphic>
          </wp:inline>
        </w:drawing>
      </w:r>
      <w:r w:rsidRPr="00E828B6">
        <w:rPr>
          <w:rFonts w:ascii="Times New Roman" w:hAnsi="Times New Roman"/>
        </w:rPr>
        <w:t>Ein Klick auf diese Schaltfläche legt eine neue Kommunikation an. Sie erscheint üblicherweise am Ende der Tabelle und hat den Namen „</w:t>
      </w:r>
      <w:proofErr w:type="spellStart"/>
      <w:r w:rsidRPr="00E828B6">
        <w:rPr>
          <w:rFonts w:ascii="Times New Roman" w:hAnsi="Times New Roman"/>
        </w:rPr>
        <w:t>unnamed</w:t>
      </w:r>
      <w:proofErr w:type="spellEnd"/>
      <w:r w:rsidRPr="00E828B6">
        <w:rPr>
          <w:rFonts w:ascii="Times New Roman" w:hAnsi="Times New Roman"/>
        </w:rPr>
        <w:t xml:space="preserve">“. Eine eindeutige </w:t>
      </w:r>
      <w:r w:rsidRPr="00E828B6">
        <w:rPr>
          <w:rFonts w:ascii="Times New Roman" w:eastAsia="Calibri" w:hAnsi="Times New Roman"/>
        </w:rPr>
        <w:t>ID</w:t>
      </w:r>
      <w:r w:rsidRPr="00E828B6">
        <w:rPr>
          <w:rFonts w:ascii="Times New Roman" w:hAnsi="Times New Roman"/>
        </w:rPr>
        <w:t xml:space="preserve"> wird automatisch vergeben und kann in </w:t>
      </w:r>
      <w:proofErr w:type="spellStart"/>
      <w:r w:rsidRPr="00E828B6">
        <w:rPr>
          <w:rFonts w:ascii="Times New Roman" w:hAnsi="Times New Roman"/>
        </w:rPr>
        <w:t>Coma</w:t>
      </w:r>
      <w:proofErr w:type="spellEnd"/>
      <w:r w:rsidRPr="00E828B6">
        <w:rPr>
          <w:rFonts w:ascii="Times New Roman" w:hAnsi="Times New Roman"/>
        </w:rPr>
        <w:t xml:space="preserve"> nicht geändert werden.</w:t>
      </w:r>
    </w:p>
    <w:p w14:paraId="0C32D4AF" w14:textId="77777777" w:rsidR="00382F0A" w:rsidRPr="00E828B6"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13D8FFD7" wp14:editId="06DB8718">
            <wp:extent cx="302931" cy="332836"/>
            <wp:effectExtent l="0" t="0" r="1905" b="0"/>
            <wp:docPr id="3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50" cstate="screen">
                      <a:extLst>
                        <a:ext uri="{28A0092B-C50C-407E-A947-70E740481C1C}">
                          <a14:useLocalDpi xmlns:a14="http://schemas.microsoft.com/office/drawing/2010/main"/>
                        </a:ext>
                      </a:extLst>
                    </a:blip>
                    <a:srcRect/>
                    <a:stretch/>
                  </pic:blipFill>
                  <pic:spPr bwMode="auto">
                    <a:xfrm>
                      <a:off x="0" y="0"/>
                      <a:ext cx="330399" cy="363016"/>
                    </a:xfrm>
                    <a:prstGeom prst="rect">
                      <a:avLst/>
                    </a:prstGeom>
                    <a:ln>
                      <a:noFill/>
                    </a:ln>
                    <a:extLst>
                      <a:ext uri="{53640926-AAD7-44D8-BBD7-CCE9431645EC}">
                        <a14:shadowObscured xmlns:a14="http://schemas.microsoft.com/office/drawing/2010/main"/>
                      </a:ext>
                    </a:extLst>
                  </pic:spPr>
                </pic:pic>
              </a:graphicData>
            </a:graphic>
          </wp:inline>
        </w:drawing>
      </w:r>
      <w:r w:rsidRPr="00E828B6">
        <w:rPr>
          <w:rFonts w:ascii="Times New Roman" w:hAnsi="Times New Roman"/>
        </w:rPr>
        <w:t xml:space="preserve">Diese Schaltfläche löscht die ausgewählte(n) Kommunikationen. </w:t>
      </w:r>
      <w:r w:rsidRPr="00E828B6">
        <w:rPr>
          <w:rFonts w:ascii="Times New Roman" w:hAnsi="Times New Roman"/>
        </w:rPr>
        <w:br/>
      </w:r>
      <w:r w:rsidRPr="00E828B6">
        <w:rPr>
          <w:rFonts w:ascii="Times New Roman" w:hAnsi="Times New Roman"/>
          <w:b/>
          <w:sz w:val="20"/>
        </w:rPr>
        <w:t>Achtung: Es erfolgt keine Sicherheitsabfrage und dieser Schritt lässt sich nicht rückgängig machen.</w:t>
      </w:r>
      <w:r w:rsidRPr="00E828B6">
        <w:rPr>
          <w:rFonts w:ascii="Times New Roman" w:hAnsi="Times New Roman"/>
        </w:rPr>
        <w:t xml:space="preserve"> </w:t>
      </w:r>
    </w:p>
    <w:p w14:paraId="1515E60A" w14:textId="77777777" w:rsidR="00382F0A" w:rsidRPr="009055FA" w:rsidRDefault="00382F0A" w:rsidP="00382F0A">
      <w:pPr>
        <w:widowControl w:val="0"/>
        <w:spacing w:before="120" w:after="120"/>
        <w:rPr>
          <w:rFonts w:ascii="Times New Roman" w:hAnsi="Times New Roman"/>
          <w:noProof/>
        </w:rPr>
      </w:pPr>
    </w:p>
    <w:p w14:paraId="0426C469" w14:textId="77777777" w:rsidR="00382F0A" w:rsidRPr="00E828B6"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2EDA48BC" wp14:editId="072523CD">
            <wp:extent cx="361507" cy="436998"/>
            <wp:effectExtent l="0" t="0" r="635" b="1270"/>
            <wp:docPr id="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51"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r w:rsidRPr="00E828B6">
        <w:rPr>
          <w:rFonts w:ascii="Times New Roman" w:hAnsi="Times New Roman"/>
        </w:rPr>
        <w:t xml:space="preserve">Diese Schaltfläche erstellt eine Kopie der ausgewählten Transkription. Die Kopie erhält eine neue </w:t>
      </w:r>
      <w:proofErr w:type="spellStart"/>
      <w:r w:rsidRPr="00E828B6">
        <w:rPr>
          <w:rFonts w:ascii="Times New Roman" w:hAnsi="Times New Roman"/>
        </w:rPr>
        <w:t>Id</w:t>
      </w:r>
      <w:proofErr w:type="spellEnd"/>
      <w:r w:rsidRPr="00E828B6">
        <w:rPr>
          <w:rFonts w:ascii="Times New Roman" w:hAnsi="Times New Roman"/>
        </w:rPr>
        <w:t xml:space="preserve"> und den Namen der Quell-Kommunikation mit einem angehängten „_</w:t>
      </w:r>
      <w:proofErr w:type="spellStart"/>
      <w:r w:rsidRPr="00E828B6">
        <w:rPr>
          <w:rFonts w:ascii="Times New Roman" w:hAnsi="Times New Roman"/>
        </w:rPr>
        <w:t>cloned</w:t>
      </w:r>
      <w:proofErr w:type="spellEnd"/>
      <w:r w:rsidRPr="00E828B6">
        <w:rPr>
          <w:rFonts w:ascii="Times New Roman" w:hAnsi="Times New Roman"/>
        </w:rPr>
        <w:t>“, die Metadaten sind ansonsten identisch. Sind beim Betätigen der Schaltfläche mehrere Kommunikationen ausgewählt, so wird nur von der obersten eine Kopie erstellt.</w:t>
      </w:r>
    </w:p>
    <w:p w14:paraId="5E499B27" w14:textId="77777777" w:rsidR="00382F0A" w:rsidRPr="00E828B6"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36DB183C" wp14:editId="0E3D8872">
            <wp:extent cx="398297" cy="391626"/>
            <wp:effectExtent l="0" t="0" r="1905" b="8890"/>
            <wp:docPr id="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52"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r w:rsidRPr="00E828B6">
        <w:rPr>
          <w:rFonts w:ascii="Times New Roman" w:hAnsi="Times New Roman"/>
        </w:rPr>
        <w:t xml:space="preserve">Mit dieser Schaltfläche werden alle Transkriptionen, die den augenblicklich ausgewählten Kommunikationen zugeordnet sind, in den „Korpus-Korb“ gelegt. Nähere Informationen finden sich im Kapitel zum </w:t>
      </w:r>
      <w:hyperlink w:anchor="_Korpus-Korb" w:history="1">
        <w:r w:rsidRPr="00E828B6">
          <w:rPr>
            <w:rStyle w:val="Hyperlink"/>
            <w:rFonts w:ascii="Times New Roman" w:eastAsia="Calibri" w:hAnsi="Times New Roman"/>
          </w:rPr>
          <w:t>Korpus-Korb</w:t>
        </w:r>
      </w:hyperlink>
      <w:r w:rsidRPr="00E828B6">
        <w:rPr>
          <w:rFonts w:ascii="Times New Roman" w:eastAsia="Calibri" w:hAnsi="Times New Roman"/>
        </w:rPr>
        <w:t>.</w:t>
      </w:r>
    </w:p>
    <w:p w14:paraId="48D20B0C" w14:textId="77777777" w:rsidR="00382F0A" w:rsidRPr="00E828B6" w:rsidRDefault="00382F0A" w:rsidP="00382F0A">
      <w:pPr>
        <w:widowControl w:val="0"/>
        <w:spacing w:before="120" w:after="120"/>
        <w:rPr>
          <w:rFonts w:ascii="Times New Roman" w:hAnsi="Times New Roman"/>
        </w:rPr>
      </w:pPr>
      <w:bookmarkStart w:id="53" w:name="_3as4poj" w:colFirst="0" w:colLast="0"/>
      <w:bookmarkEnd w:id="53"/>
      <w:r w:rsidRPr="009055FA">
        <w:rPr>
          <w:rFonts w:ascii="Times New Roman" w:hAnsi="Times New Roman"/>
          <w:noProof/>
        </w:rPr>
        <w:drawing>
          <wp:inline distT="19050" distB="19050" distL="19050" distR="19050" wp14:anchorId="69A83E4D" wp14:editId="766AF559">
            <wp:extent cx="379730" cy="396875"/>
            <wp:effectExtent l="0" t="0" r="0" b="0"/>
            <wp:docPr id="4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3"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r w:rsidRPr="00E828B6">
        <w:rPr>
          <w:rFonts w:ascii="Times New Roman" w:hAnsi="Times New Roman"/>
        </w:rPr>
        <w:t>Die Taschenrechner-Schaltfläche führt eine Segment-Zählung durch. Dazu addiert sie die Segmentzahlen aller segmentierten Transkriptionen, die den ausgewählten Kommunikationen zugeordnet sind, und gibt sie in einem kleinen Fenster aus. In diesem Beispiel</w:t>
      </w:r>
    </w:p>
    <w:p w14:paraId="3CFEAA12"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lastRenderedPageBreak/>
        <w:drawing>
          <wp:inline distT="19050" distB="19050" distL="19050" distR="19050" wp14:anchorId="00534E53" wp14:editId="16F0645A">
            <wp:extent cx="1998921" cy="1605517"/>
            <wp:effectExtent l="0" t="0" r="1905"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4"/>
                    <a:srcRect/>
                    <a:stretch>
                      <a:fillRect/>
                    </a:stretch>
                  </pic:blipFill>
                  <pic:spPr>
                    <a:xfrm>
                      <a:off x="0" y="0"/>
                      <a:ext cx="2020095" cy="1622524"/>
                    </a:xfrm>
                    <a:prstGeom prst="rect">
                      <a:avLst/>
                    </a:prstGeom>
                    <a:ln/>
                  </pic:spPr>
                </pic:pic>
              </a:graphicData>
            </a:graphic>
          </wp:inline>
        </w:drawing>
      </w:r>
    </w:p>
    <w:p w14:paraId="10CF3ECC" w14:textId="77777777" w:rsidR="00382F0A" w:rsidRPr="00E828B6" w:rsidRDefault="00382F0A" w:rsidP="00382F0A">
      <w:pPr>
        <w:widowControl w:val="0"/>
        <w:spacing w:before="120" w:after="120"/>
        <w:rPr>
          <w:rFonts w:ascii="Times New Roman" w:hAnsi="Times New Roman"/>
          <w:lang w:eastAsia="en-US"/>
        </w:rPr>
      </w:pPr>
      <w:r w:rsidRPr="00E828B6">
        <w:rPr>
          <w:rFonts w:ascii="Times New Roman" w:hAnsi="Times New Roman"/>
        </w:rPr>
        <w:t xml:space="preserve">haben die (nach HIAT) segmentierten Transkriptionen zu den ausgewählten Kommunikationen beispielsweise 2412 </w:t>
      </w:r>
      <w:proofErr w:type="spellStart"/>
      <w:r w:rsidRPr="00E828B6">
        <w:rPr>
          <w:rFonts w:ascii="Times New Roman" w:hAnsi="Times New Roman"/>
          <w:i/>
        </w:rPr>
        <w:t>utterances</w:t>
      </w:r>
      <w:proofErr w:type="spellEnd"/>
      <w:r w:rsidRPr="00E828B6">
        <w:rPr>
          <w:rFonts w:ascii="Times New Roman" w:hAnsi="Times New Roman"/>
        </w:rPr>
        <w:t xml:space="preserve"> und 23210 </w:t>
      </w:r>
      <w:proofErr w:type="spellStart"/>
      <w:r w:rsidRPr="00E828B6">
        <w:rPr>
          <w:rFonts w:ascii="Times New Roman" w:hAnsi="Times New Roman"/>
          <w:i/>
        </w:rPr>
        <w:t>words</w:t>
      </w:r>
      <w:proofErr w:type="spellEnd"/>
      <w:r w:rsidRPr="00E828B6">
        <w:rPr>
          <w:rFonts w:ascii="Times New Roman" w:hAnsi="Times New Roman"/>
        </w:rPr>
        <w:t>.</w:t>
      </w:r>
    </w:p>
    <w:p w14:paraId="79A8CBCF" w14:textId="77777777" w:rsidR="00382F0A" w:rsidRPr="00E828B6" w:rsidRDefault="00382F0A" w:rsidP="00382F0A">
      <w:pPr>
        <w:pStyle w:val="berschrift2"/>
        <w:rPr>
          <w:rFonts w:ascii="Times New Roman" w:hAnsi="Times New Roman" w:cs="Times New Roman"/>
        </w:rPr>
      </w:pPr>
      <w:bookmarkStart w:id="54" w:name="_bnp3t6k5jgv" w:colFirst="0" w:colLast="0"/>
      <w:bookmarkStart w:id="55" w:name="_Toc473201266"/>
      <w:bookmarkEnd w:id="54"/>
      <w:r w:rsidRPr="00E828B6">
        <w:rPr>
          <w:rFonts w:ascii="Times New Roman" w:hAnsi="Times New Roman" w:cs="Times New Roman"/>
        </w:rPr>
        <w:t>Metadaten-Anzeige</w:t>
      </w:r>
      <w:bookmarkEnd w:id="55"/>
    </w:p>
    <w:p w14:paraId="5B9FAAC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14:paraId="17676166" w14:textId="77777777" w:rsidR="00382F0A" w:rsidRPr="009055FA" w:rsidRDefault="00382F0A" w:rsidP="00382F0A">
      <w:pPr>
        <w:widowControl w:val="0"/>
        <w:rPr>
          <w:rFonts w:ascii="Times New Roman" w:hAnsi="Times New Roman"/>
          <w:noProof/>
        </w:rPr>
      </w:pPr>
    </w:p>
    <w:p w14:paraId="74103602" w14:textId="77777777" w:rsidR="00382F0A" w:rsidRPr="009055FA" w:rsidRDefault="00382F0A" w:rsidP="00382F0A">
      <w:pPr>
        <w:widowControl w:val="0"/>
        <w:rPr>
          <w:rFonts w:ascii="Times New Roman" w:hAnsi="Times New Roman"/>
          <w:noProof/>
        </w:rPr>
      </w:pPr>
    </w:p>
    <w:p w14:paraId="2CF4CE28" w14:textId="77777777" w:rsidR="00382F0A" w:rsidRPr="009055FA" w:rsidRDefault="00382F0A" w:rsidP="00382F0A">
      <w:pPr>
        <w:widowControl w:val="0"/>
        <w:rPr>
          <w:rFonts w:ascii="Times New Roman" w:hAnsi="Times New Roman"/>
          <w:noProof/>
        </w:rPr>
      </w:pPr>
    </w:p>
    <w:p w14:paraId="4695AFDE" w14:textId="77777777" w:rsidR="00382F0A" w:rsidRPr="009055FA" w:rsidRDefault="00382F0A" w:rsidP="00382F0A">
      <w:pPr>
        <w:widowControl w:val="0"/>
        <w:rPr>
          <w:rFonts w:ascii="Times New Roman" w:hAnsi="Times New Roman"/>
        </w:rPr>
      </w:pPr>
      <w:r w:rsidRPr="009055FA">
        <w:rPr>
          <w:rFonts w:ascii="Times New Roman" w:hAnsi="Times New Roman"/>
          <w:noProof/>
        </w:rPr>
        <w:drawing>
          <wp:anchor distT="0" distB="0" distL="114300" distR="114300" simplePos="0" relativeHeight="251977728" behindDoc="1" locked="0" layoutInCell="1" allowOverlap="1" wp14:anchorId="1F468BE4" wp14:editId="70717EB3">
            <wp:simplePos x="0" y="0"/>
            <wp:positionH relativeFrom="column">
              <wp:posOffset>13155</wp:posOffset>
            </wp:positionH>
            <wp:positionV relativeFrom="paragraph">
              <wp:posOffset>19673</wp:posOffset>
            </wp:positionV>
            <wp:extent cx="2602865" cy="5929817"/>
            <wp:effectExtent l="19050" t="19050" r="26035" b="13970"/>
            <wp:wrapTight wrapText="bothSides">
              <wp:wrapPolygon edited="0">
                <wp:start x="-158" y="-69"/>
                <wp:lineTo x="-158" y="21581"/>
                <wp:lineTo x="21658" y="21581"/>
                <wp:lineTo x="21658" y="-69"/>
                <wp:lineTo x="-158" y="-69"/>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screen">
                      <a:extLst>
                        <a:ext uri="{28A0092B-C50C-407E-A947-70E740481C1C}">
                          <a14:useLocalDpi xmlns:a14="http://schemas.microsoft.com/office/drawing/2010/main" val="0"/>
                        </a:ext>
                      </a:extLst>
                    </a:blip>
                    <a:srcRect/>
                    <a:stretch/>
                  </pic:blipFill>
                  <pic:spPr bwMode="auto">
                    <a:xfrm>
                      <a:off x="0" y="0"/>
                      <a:ext cx="2602865" cy="592981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56" w:name="_1pxezwc" w:colFirst="0" w:colLast="0"/>
      <w:bookmarkEnd w:id="56"/>
    </w:p>
    <w:p w14:paraId="7788C198"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In der Metadaten-Ansicht lassen sich einige Elemente anklicken, um mit dem Programm zu interagieren:</w:t>
      </w:r>
    </w:p>
    <w:p w14:paraId="5477DE47" w14:textId="77777777" w:rsidR="00382F0A" w:rsidRPr="00E828B6" w:rsidRDefault="00382F0A" w:rsidP="00382F0A">
      <w:pPr>
        <w:widowControl w:val="0"/>
        <w:spacing w:before="120" w:after="120"/>
        <w:rPr>
          <w:rFonts w:ascii="Times New Roman" w:hAnsi="Times New Roman"/>
          <w:lang w:eastAsia="en-US"/>
        </w:rPr>
      </w:pPr>
      <w:r w:rsidRPr="00E828B6">
        <w:rPr>
          <w:rFonts w:ascii="Times New Roman" w:hAnsi="Times New Roman"/>
        </w:rPr>
        <w:t xml:space="preserve">Mit einem Klick auf den </w:t>
      </w:r>
      <w:r w:rsidRPr="00E828B6">
        <w:rPr>
          <w:rFonts w:ascii="Times New Roman" w:hAnsi="Times New Roman"/>
          <w:b/>
        </w:rPr>
        <w:t xml:space="preserve">Metadatenschlüssel </w:t>
      </w:r>
      <w:r w:rsidRPr="00E828B6">
        <w:rPr>
          <w:rFonts w:ascii="Times New Roman" w:hAnsi="Times New Roman"/>
        </w:rPr>
        <w:t>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p>
    <w:p w14:paraId="15971F97" w14:textId="77777777" w:rsidR="00382F0A" w:rsidRPr="00E828B6" w:rsidRDefault="00382F0A" w:rsidP="00382F0A">
      <w:pPr>
        <w:widowControl w:val="0"/>
        <w:spacing w:before="120" w:after="120"/>
        <w:rPr>
          <w:rFonts w:ascii="Times New Roman" w:hAnsi="Times New Roman"/>
          <w:lang w:eastAsia="en-US"/>
        </w:rPr>
      </w:pPr>
      <w:r w:rsidRPr="00E828B6">
        <w:rPr>
          <w:rFonts w:ascii="Times New Roman" w:hAnsi="Times New Roman"/>
        </w:rPr>
        <w:t xml:space="preserve">Mit einem Klick auf einen </w:t>
      </w:r>
      <w:r w:rsidRPr="00E828B6">
        <w:rPr>
          <w:rFonts w:ascii="Times New Roman" w:hAnsi="Times New Roman"/>
          <w:b/>
        </w:rPr>
        <w:t>Metadatenwert</w:t>
      </w:r>
      <w:r w:rsidRPr="00E828B6">
        <w:rPr>
          <w:rFonts w:ascii="Times New Roman" w:hAnsi="Times New Roman"/>
        </w:rPr>
        <w:t xml:space="preserve">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hyperlink w:anchor="_Filter" w:history="1">
        <w:r w:rsidRPr="00E828B6">
          <w:rPr>
            <w:rStyle w:val="Hyperlink"/>
            <w:rFonts w:ascii="Times New Roman" w:eastAsia="Calibri" w:hAnsi="Times New Roman"/>
          </w:rPr>
          <w:t>Filter</w:t>
        </w:r>
      </w:hyperlink>
      <w:r w:rsidRPr="00E828B6">
        <w:rPr>
          <w:rFonts w:ascii="Times New Roman" w:eastAsia="Calibri" w:hAnsi="Times New Roman"/>
        </w:rPr>
        <w:t>.</w:t>
      </w:r>
    </w:p>
    <w:p w14:paraId="61A39681" w14:textId="7DC42675" w:rsidR="00382F0A" w:rsidRPr="009055FA" w:rsidRDefault="00382F0A" w:rsidP="00382F0A">
      <w:pPr>
        <w:widowControl w:val="0"/>
        <w:rPr>
          <w:rFonts w:ascii="Times New Roman" w:hAnsi="Times New Roman"/>
        </w:rPr>
      </w:pPr>
      <w:r>
        <w:rPr>
          <w:rFonts w:ascii="Times New Roman" w:hAnsi="Times New Roman"/>
          <w:noProof/>
        </w:rPr>
        <w:drawing>
          <wp:inline distT="0" distB="0" distL="0" distR="0" wp14:anchorId="79893C47" wp14:editId="50A5A552">
            <wp:extent cx="200025" cy="200025"/>
            <wp:effectExtent l="0" t="0" r="952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E828B6">
        <w:rPr>
          <w:rFonts w:ascii="Times New Roman" w:hAnsi="Times New Roman"/>
        </w:rPr>
        <w:t xml:space="preserve">Mit dieser Schaltfläche lassen sich die Metadaten editieren. Ein Klick auf das Symbol öffnet je nach Metadatenfeld unterschiedliche Dialoge, in denen sich die entsprechenden Änderungen vornehmen lassen. Die einzelnen </w:t>
      </w:r>
      <w:hyperlink w:anchor="_Eingabedialoge" w:history="1">
        <w:r w:rsidRPr="009055FA">
          <w:rPr>
            <w:rStyle w:val="Hyperlink"/>
            <w:rFonts w:ascii="Times New Roman" w:hAnsi="Times New Roman"/>
          </w:rPr>
          <w:t>Eingabedialoge</w:t>
        </w:r>
      </w:hyperlink>
      <w:r w:rsidRPr="00E828B6">
        <w:rPr>
          <w:rFonts w:ascii="Times New Roman" w:hAnsi="Times New Roman"/>
        </w:rPr>
        <w:t xml:space="preserve"> werden ein wenig später erklärt. </w:t>
      </w:r>
    </w:p>
    <w:p w14:paraId="5BD1CAF9" w14:textId="77777777" w:rsidR="00382F0A" w:rsidRPr="00E828B6" w:rsidRDefault="00382F0A" w:rsidP="00382F0A">
      <w:pPr>
        <w:widowControl w:val="0"/>
        <w:rPr>
          <w:rFonts w:ascii="Times New Roman" w:hAnsi="Times New Roman"/>
        </w:rPr>
      </w:pPr>
    </w:p>
    <w:p w14:paraId="1A6492D1" w14:textId="77777777" w:rsidR="00382F0A" w:rsidRPr="00E828B6" w:rsidRDefault="00382F0A" w:rsidP="00382F0A">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4D169961" wp14:editId="7706FDEB">
            <wp:extent cx="198120" cy="198120"/>
            <wp:effectExtent l="0" t="0" r="0" b="0"/>
            <wp:docPr id="4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7"/>
                    <a:srcRect/>
                    <a:stretch>
                      <a:fillRect/>
                    </a:stretch>
                  </pic:blipFill>
                  <pic:spPr>
                    <a:xfrm>
                      <a:off x="0" y="0"/>
                      <a:ext cx="198120" cy="198120"/>
                    </a:xfrm>
                    <a:prstGeom prst="rect">
                      <a:avLst/>
                    </a:prstGeom>
                    <a:ln/>
                  </pic:spPr>
                </pic:pic>
              </a:graphicData>
            </a:graphic>
          </wp:inline>
        </w:drawing>
      </w:r>
      <w:r w:rsidRPr="00E828B6">
        <w:rPr>
          <w:rFonts w:ascii="Times New Roman" w:hAnsi="Times New Roman"/>
        </w:rPr>
        <w:t xml:space="preserve">Analog zu den anderen Schaltflächen in </w:t>
      </w:r>
      <w:proofErr w:type="spellStart"/>
      <w:r w:rsidRPr="00E828B6">
        <w:rPr>
          <w:rFonts w:ascii="Times New Roman" w:hAnsi="Times New Roman"/>
        </w:rPr>
        <w:t>Coma</w:t>
      </w:r>
      <w:proofErr w:type="spellEnd"/>
      <w:r w:rsidRPr="00E828B6">
        <w:rPr>
          <w:rFonts w:ascii="Times New Roman" w:hAnsi="Times New Roman"/>
        </w:rPr>
        <w:t xml:space="preserve"> lassen sich mit den Plus- und Minus-Schaltflächen Metadatenfelder hinzufügen oder entfernen. Im obigen </w:t>
      </w:r>
      <w:r w:rsidRPr="00E828B6">
        <w:rPr>
          <w:rFonts w:ascii="Times New Roman" w:hAnsi="Times New Roman"/>
        </w:rPr>
        <w:lastRenderedPageBreak/>
        <w:t>Beispiel ist ein Plus-Symbol neben der Überschrift „Language(s)“; mit einem Klick auf das Symbol ließe sich der Kommunikation eine Sprache zuordnen.</w:t>
      </w:r>
    </w:p>
    <w:p w14:paraId="1F612608" w14:textId="77777777" w:rsidR="00382F0A" w:rsidRPr="00E828B6" w:rsidRDefault="00382F0A" w:rsidP="00382F0A">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62481ED9" wp14:editId="03D45C0D">
            <wp:extent cx="198120" cy="198120"/>
            <wp:effectExtent l="0" t="0" r="0" b="0"/>
            <wp:docPr id="4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8"/>
                    <a:srcRect/>
                    <a:stretch>
                      <a:fillRect/>
                    </a:stretch>
                  </pic:blipFill>
                  <pic:spPr>
                    <a:xfrm>
                      <a:off x="0" y="0"/>
                      <a:ext cx="198120" cy="198120"/>
                    </a:xfrm>
                    <a:prstGeom prst="rect">
                      <a:avLst/>
                    </a:prstGeom>
                    <a:ln/>
                  </pic:spPr>
                </pic:pic>
              </a:graphicData>
            </a:graphic>
          </wp:inline>
        </w:drawing>
      </w:r>
      <w:r w:rsidRPr="00E828B6">
        <w:rPr>
          <w:rFonts w:ascii="Times New Roman" w:hAnsi="Times New Roman"/>
        </w:rPr>
        <w:t xml:space="preserve">Mit einem Klick auf das Minus-Symbol neben der „Recording“ ließe sich diese bereits zugeordnete Aufnahme nach einer Sicherheitsabfrage entfernen. </w:t>
      </w:r>
    </w:p>
    <w:p w14:paraId="6CFCCD08"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Es werden keine Metadaten angezeigt, wenn mehrere Kommunikationen ausgewählt sind. In diesem Fall wird nur die Anzahl ausgewählter Kommunikationen und zugeordneter Sprecher angezeigt:</w:t>
      </w:r>
    </w:p>
    <w:p w14:paraId="39529ABA"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04DC23CF" wp14:editId="0C5681D0">
            <wp:extent cx="3551274" cy="691116"/>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3880536" cy="755194"/>
                    </a:xfrm>
                    <a:prstGeom prst="rect">
                      <a:avLst/>
                    </a:prstGeom>
                    <a:ln/>
                  </pic:spPr>
                </pic:pic>
              </a:graphicData>
            </a:graphic>
          </wp:inline>
        </w:drawing>
      </w:r>
    </w:p>
    <w:p w14:paraId="31069DEC" w14:textId="77777777" w:rsidR="00382F0A" w:rsidRPr="00E828B6" w:rsidRDefault="00382F0A" w:rsidP="00382F0A">
      <w:pPr>
        <w:pStyle w:val="berschrift2"/>
        <w:rPr>
          <w:rFonts w:ascii="Times New Roman" w:hAnsi="Times New Roman" w:cs="Times New Roman"/>
        </w:rPr>
      </w:pPr>
      <w:bookmarkStart w:id="57" w:name="_pcxbq0qjzzrf" w:colFirst="0" w:colLast="0"/>
      <w:bookmarkStart w:id="58" w:name="_Eingabedialoge"/>
      <w:bookmarkStart w:id="59" w:name="_Toc473201267"/>
      <w:bookmarkEnd w:id="57"/>
      <w:bookmarkEnd w:id="58"/>
      <w:r w:rsidRPr="00E828B6">
        <w:rPr>
          <w:rFonts w:ascii="Times New Roman" w:hAnsi="Times New Roman" w:cs="Times New Roman"/>
        </w:rPr>
        <w:t>Eingabedialoge</w:t>
      </w:r>
      <w:bookmarkEnd w:id="59"/>
    </w:p>
    <w:p w14:paraId="65E54418" w14:textId="77777777" w:rsidR="00382F0A" w:rsidRPr="00E828B6" w:rsidRDefault="00382F0A" w:rsidP="00382F0A">
      <w:pPr>
        <w:widowControl w:val="0"/>
        <w:rPr>
          <w:rFonts w:ascii="Times New Roman" w:hAnsi="Times New Roman"/>
        </w:rPr>
      </w:pPr>
      <w:r w:rsidRPr="00E828B6">
        <w:rPr>
          <w:rFonts w:ascii="Times New Roman" w:hAnsi="Times New Roman"/>
          <w:noProof/>
        </w:rPr>
        <w:drawing>
          <wp:inline distT="19050" distB="19050" distL="19050" distR="19050" wp14:anchorId="6DBEB238" wp14:editId="47C80E3F">
            <wp:extent cx="207010" cy="20701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207010" cy="207010"/>
                    </a:xfrm>
                    <a:prstGeom prst="rect">
                      <a:avLst/>
                    </a:prstGeom>
                    <a:ln/>
                  </pic:spPr>
                </pic:pic>
              </a:graphicData>
            </a:graphic>
          </wp:inline>
        </w:drawing>
      </w:r>
      <w:r w:rsidRPr="00E828B6">
        <w:rPr>
          <w:rFonts w:ascii="Times New Roman" w:hAnsi="Times New Roman"/>
        </w:rPr>
        <w:t>Wenn in der Metadatenanzeige auf diese Schaltfläche gedrückt wird, erscheint je nach ausgewähltem Metadatenfeld ein Dialog, mit dem dieses Metadatenfeld bearbeitet werden kann. Diese Dialogfelder werden im Folgenden kurz erläutert.</w:t>
      </w:r>
      <w:r w:rsidRPr="00E828B6">
        <w:rPr>
          <w:rFonts w:ascii="Times New Roman" w:hAnsi="Times New Roman"/>
          <w:highlight w:val="yellow"/>
        </w:rPr>
        <w:t xml:space="preserve"> </w:t>
      </w:r>
    </w:p>
    <w:p w14:paraId="277232FF" w14:textId="77777777" w:rsidR="00382F0A" w:rsidRPr="00E828B6" w:rsidRDefault="00382F0A" w:rsidP="00382F0A">
      <w:pPr>
        <w:widowControl w:val="0"/>
        <w:rPr>
          <w:rFonts w:ascii="Times New Roman" w:hAnsi="Times New Roman"/>
        </w:rPr>
      </w:pPr>
    </w:p>
    <w:p w14:paraId="631B3827" w14:textId="77777777" w:rsidR="00382F0A" w:rsidRPr="00382F0A" w:rsidRDefault="00382F0A" w:rsidP="00382F0A">
      <w:pPr>
        <w:pStyle w:val="berschrift3"/>
      </w:pPr>
      <w:bookmarkStart w:id="60" w:name="_w0qoeyjddq7z" w:colFirst="0" w:colLast="0"/>
      <w:bookmarkStart w:id="61" w:name="_Toc473201268"/>
      <w:bookmarkEnd w:id="60"/>
      <w:r w:rsidRPr="00382F0A">
        <w:t>Location</w:t>
      </w:r>
      <w:bookmarkEnd w:id="61"/>
    </w:p>
    <w:p w14:paraId="26461001"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Das Location-Dialogfeld dient zur Bearbeitung des Datentyps „Location“ – es handelt sich dabei um einen speziellen Datentyp, der bei </w:t>
      </w:r>
      <w:hyperlink w:anchor="_Location" w:history="1">
        <w:r w:rsidRPr="00E828B6">
          <w:rPr>
            <w:rStyle w:val="Hyperlink"/>
            <w:rFonts w:ascii="Times New Roman" w:hAnsi="Times New Roman"/>
          </w:rPr>
          <w:t>Location</w:t>
        </w:r>
      </w:hyperlink>
      <w:r w:rsidRPr="00E828B6">
        <w:rPr>
          <w:rFonts w:ascii="Times New Roman" w:hAnsi="Times New Roman"/>
        </w:rPr>
        <w:t xml:space="preserve"> besprochen ist. </w:t>
      </w:r>
    </w:p>
    <w:p w14:paraId="68E0B60D" w14:textId="77777777" w:rsidR="00382F0A" w:rsidRPr="00E828B6" w:rsidRDefault="00382F0A" w:rsidP="00382F0A">
      <w:pPr>
        <w:widowControl w:val="0"/>
        <w:rPr>
          <w:rFonts w:ascii="Times New Roman" w:hAnsi="Times New Roman"/>
        </w:rPr>
      </w:pPr>
    </w:p>
    <w:p w14:paraId="0FB4F9B3" w14:textId="77777777" w:rsidR="00382F0A" w:rsidRPr="00E828B6" w:rsidRDefault="00382F0A" w:rsidP="00382F0A">
      <w:pPr>
        <w:widowControl w:val="0"/>
        <w:rPr>
          <w:rFonts w:ascii="Times New Roman" w:hAnsi="Times New Roman"/>
        </w:rPr>
      </w:pPr>
      <w:r w:rsidRPr="00E828B6">
        <w:rPr>
          <w:rFonts w:ascii="Times New Roman" w:hAnsi="Times New Roman"/>
          <w:noProof/>
        </w:rPr>
        <w:drawing>
          <wp:inline distT="19050" distB="19050" distL="19050" distR="19050" wp14:anchorId="60D7631F" wp14:editId="42028D1B">
            <wp:extent cx="2976245" cy="2587625"/>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2976245" cy="2587625"/>
                    </a:xfrm>
                    <a:prstGeom prst="rect">
                      <a:avLst/>
                    </a:prstGeom>
                    <a:ln/>
                  </pic:spPr>
                </pic:pic>
              </a:graphicData>
            </a:graphic>
          </wp:inline>
        </w:drawing>
      </w:r>
    </w:p>
    <w:p w14:paraId="2CDC0DDD" w14:textId="77777777" w:rsidR="00382F0A" w:rsidRPr="00E828B6" w:rsidRDefault="00382F0A" w:rsidP="00382F0A">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jc w:val="center"/>
        <w:rPr>
          <w:rFonts w:ascii="Times New Roman" w:hAnsi="Times New Roman"/>
        </w:rPr>
      </w:pPr>
    </w:p>
    <w:p w14:paraId="110C95DA"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Locations beschreiben – wie dort erwähnt – eine Kombination von Zeit(-abschnitt) und Ort. </w:t>
      </w:r>
    </w:p>
    <w:p w14:paraId="2ADD9960"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Das Feld </w:t>
      </w:r>
      <w:r w:rsidRPr="00E828B6">
        <w:rPr>
          <w:rFonts w:ascii="Times New Roman" w:hAnsi="Times New Roman"/>
          <w:sz w:val="20"/>
          <w:shd w:val="clear" w:color="auto" w:fill="D6E3BC"/>
        </w:rPr>
        <w:t>Type</w:t>
      </w:r>
      <w:r w:rsidRPr="00E828B6">
        <w:rPr>
          <w:rFonts w:ascii="Times New Roman" w:hAnsi="Times New Roman"/>
        </w:rPr>
        <w:t xml:space="preserve"> kann eine nähere Beschreibung der Location enthalten. Wird hier ein Wert eingegeben, so erscheint in der Metadatendarstellung später statt der Bezeichnung „Location“ der entsprechende Wert.</w:t>
      </w:r>
    </w:p>
    <w:p w14:paraId="1251AECD"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Die Felder </w:t>
      </w:r>
      <w:r w:rsidRPr="00E828B6">
        <w:rPr>
          <w:rFonts w:ascii="Times New Roman" w:hAnsi="Times New Roman"/>
          <w:sz w:val="20"/>
          <w:shd w:val="clear" w:color="auto" w:fill="D6E3BC"/>
        </w:rPr>
        <w:t>Street</w:t>
      </w:r>
      <w:r w:rsidRPr="00E828B6">
        <w:rPr>
          <w:rFonts w:ascii="Times New Roman" w:hAnsi="Times New Roman"/>
        </w:rPr>
        <w:t xml:space="preserve">, </w:t>
      </w:r>
      <w:r w:rsidRPr="00E828B6">
        <w:rPr>
          <w:rFonts w:ascii="Times New Roman" w:hAnsi="Times New Roman"/>
          <w:sz w:val="20"/>
          <w:shd w:val="clear" w:color="auto" w:fill="D6E3BC"/>
        </w:rPr>
        <w:t>City</w:t>
      </w:r>
      <w:r w:rsidRPr="00E828B6">
        <w:rPr>
          <w:rFonts w:ascii="Times New Roman" w:hAnsi="Times New Roman"/>
        </w:rPr>
        <w:t xml:space="preserve">,  </w:t>
      </w:r>
      <w:proofErr w:type="spellStart"/>
      <w:r w:rsidRPr="00E828B6">
        <w:rPr>
          <w:rFonts w:ascii="Times New Roman" w:hAnsi="Times New Roman"/>
          <w:sz w:val="20"/>
          <w:shd w:val="clear" w:color="auto" w:fill="D6E3BC"/>
        </w:rPr>
        <w:t>PostalCode</w:t>
      </w:r>
      <w:proofErr w:type="spellEnd"/>
      <w:r w:rsidRPr="00E828B6">
        <w:rPr>
          <w:rFonts w:ascii="Times New Roman" w:hAnsi="Times New Roman"/>
        </w:rPr>
        <w:t xml:space="preserve"> und </w:t>
      </w:r>
      <w:r w:rsidRPr="00E828B6">
        <w:rPr>
          <w:rFonts w:ascii="Times New Roman" w:hAnsi="Times New Roman"/>
          <w:sz w:val="20"/>
          <w:shd w:val="clear" w:color="auto" w:fill="D6E3BC"/>
        </w:rPr>
        <w:t>Country</w:t>
      </w:r>
      <w:r w:rsidRPr="00E828B6">
        <w:rPr>
          <w:rFonts w:ascii="Times New Roman" w:hAnsi="Times New Roman"/>
        </w:rPr>
        <w:t xml:space="preserve"> erklären sich weitgehend von selber. Die (optionale) Startzeit lässt sich bequem durch Anklicken des Kalendersymbols an der rechten Seite einstellen: Es erscheint ein Kalender-Auswahlfenster, in dem das Datum nur angeklickt werden muss.</w:t>
      </w:r>
    </w:p>
    <w:p w14:paraId="62ABA76B" w14:textId="77777777" w:rsidR="00382F0A" w:rsidRPr="00E828B6" w:rsidRDefault="00382F0A" w:rsidP="00382F0A">
      <w:pPr>
        <w:widowControl w:val="0"/>
        <w:rPr>
          <w:rFonts w:ascii="Times New Roman" w:hAnsi="Times New Roman"/>
        </w:rPr>
      </w:pPr>
    </w:p>
    <w:p w14:paraId="6E428F82" w14:textId="77777777" w:rsidR="00382F0A" w:rsidRPr="009055FA" w:rsidRDefault="00382F0A" w:rsidP="00382F0A">
      <w:pPr>
        <w:widowControl w:val="0"/>
        <w:spacing w:before="120" w:after="120"/>
        <w:rPr>
          <w:rFonts w:ascii="Times New Roman" w:hAnsi="Times New Roman"/>
        </w:rPr>
      </w:pPr>
      <w:r w:rsidRPr="009055FA">
        <w:rPr>
          <w:rFonts w:ascii="Times New Roman" w:hAnsi="Times New Roman"/>
          <w:noProof/>
        </w:rPr>
        <w:lastRenderedPageBreak/>
        <w:drawing>
          <wp:inline distT="19050" distB="19050" distL="19050" distR="19050" wp14:anchorId="76EC0D69" wp14:editId="58CB75B8">
            <wp:extent cx="3821430" cy="1501140"/>
            <wp:effectExtent l="19050" t="19050" r="26670" b="2286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p>
    <w:p w14:paraId="0A884DB0"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Die Dauer wird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14:paraId="2A191C2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Unterhalb findet sich das Feld zur Eingabe der Description, die die Location näher beschreibt.</w:t>
      </w:r>
    </w:p>
    <w:p w14:paraId="2059B506"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Am oberen Rand des Eingabefensters findet sich ein Panel, mit dem sich Templates anlegen und abrufen lassen. Dies ist unter </w:t>
      </w:r>
      <w:hyperlink w:anchor="_Templates" w:history="1">
        <w:r w:rsidRPr="009055FA">
          <w:rPr>
            <w:rStyle w:val="Hyperlink"/>
            <w:rFonts w:ascii="Times New Roman" w:hAnsi="Times New Roman"/>
          </w:rPr>
          <w:t>Templates</w:t>
        </w:r>
      </w:hyperlink>
      <w:r w:rsidRPr="00E828B6">
        <w:rPr>
          <w:rFonts w:ascii="Times New Roman" w:hAnsi="Times New Roman"/>
        </w:rPr>
        <w:t xml:space="preserve"> näher besprochen. </w:t>
      </w:r>
    </w:p>
    <w:p w14:paraId="2C826B24" w14:textId="77777777" w:rsidR="00382F0A" w:rsidRPr="00E828B6" w:rsidRDefault="00382F0A" w:rsidP="00382F0A">
      <w:pPr>
        <w:pStyle w:val="berschrift3"/>
      </w:pPr>
      <w:bookmarkStart w:id="62" w:name="_i5hg5bwi5u3h" w:colFirst="0" w:colLast="0"/>
      <w:bookmarkStart w:id="63" w:name="_Toc473201269"/>
      <w:bookmarkEnd w:id="62"/>
      <w:r w:rsidRPr="00E828B6">
        <w:t>Language</w:t>
      </w:r>
      <w:bookmarkEnd w:id="63"/>
    </w:p>
    <w:p w14:paraId="22551441" w14:textId="77777777" w:rsidR="00382F0A" w:rsidRPr="00E828B6" w:rsidRDefault="00382F0A" w:rsidP="00382F0A">
      <w:pPr>
        <w:widowControl w:val="0"/>
        <w:rPr>
          <w:rFonts w:ascii="Times New Roman" w:hAnsi="Times New Roman"/>
        </w:rPr>
      </w:pPr>
      <w:r w:rsidRPr="00E828B6">
        <w:rPr>
          <w:rFonts w:ascii="Times New Roman" w:hAnsi="Times New Roman"/>
        </w:rPr>
        <w:t xml:space="preserve">Der Language-Eingabedialog dient der Erfassung von Sprachen bei Sprechern und Kommunikationen. In </w:t>
      </w:r>
      <w:proofErr w:type="spellStart"/>
      <w:r w:rsidRPr="00E828B6">
        <w:rPr>
          <w:rFonts w:ascii="Times New Roman" w:hAnsi="Times New Roman"/>
        </w:rPr>
        <w:t>Coma</w:t>
      </w:r>
      <w:proofErr w:type="spellEnd"/>
      <w:r w:rsidRPr="00E828B6">
        <w:rPr>
          <w:rFonts w:ascii="Times New Roman" w:hAnsi="Times New Roman"/>
        </w:rPr>
        <w:t xml:space="preserve"> werden Sprachen in Form von 3-stelligen Sprachkürzeln erfasst, die dem ISO-Standard 639-3 entsprechen</w:t>
      </w:r>
      <w:r w:rsidRPr="00E828B6">
        <w:rPr>
          <w:rFonts w:ascii="Times New Roman" w:hAnsi="Times New Roman"/>
          <w:sz w:val="20"/>
          <w:vertAlign w:val="superscript"/>
        </w:rPr>
        <w:footnoteReference w:id="2"/>
      </w:r>
      <w:r w:rsidRPr="00E828B6">
        <w:rPr>
          <w:rFonts w:ascii="Times New Roman" w:hAnsi="Times New Roman"/>
        </w:rPr>
        <w:t xml:space="preserve">. </w:t>
      </w:r>
    </w:p>
    <w:p w14:paraId="34F6C2BA" w14:textId="77777777" w:rsidR="00382F0A" w:rsidRPr="00E828B6" w:rsidRDefault="00382F0A" w:rsidP="00382F0A">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1070085C" wp14:editId="34FD7635">
            <wp:extent cx="2907030" cy="3484880"/>
            <wp:effectExtent l="0" t="0" r="0" b="0"/>
            <wp:docPr id="3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2907030" cy="3484880"/>
                    </a:xfrm>
                    <a:prstGeom prst="rect">
                      <a:avLst/>
                    </a:prstGeom>
                    <a:ln/>
                  </pic:spPr>
                </pic:pic>
              </a:graphicData>
            </a:graphic>
          </wp:inline>
        </w:drawing>
      </w:r>
    </w:p>
    <w:p w14:paraId="79992D7D" w14:textId="77777777" w:rsidR="00382F0A" w:rsidRPr="00E828B6" w:rsidRDefault="00382F0A" w:rsidP="00382F0A">
      <w:pPr>
        <w:widowControl w:val="0"/>
        <w:rPr>
          <w:rFonts w:ascii="Times New Roman" w:hAnsi="Times New Roman"/>
        </w:rPr>
      </w:pPr>
    </w:p>
    <w:p w14:paraId="0472FF09"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In das Feld </w:t>
      </w:r>
      <w:r w:rsidRPr="00E828B6">
        <w:rPr>
          <w:rFonts w:ascii="Times New Roman" w:hAnsi="Times New Roman"/>
          <w:sz w:val="20"/>
          <w:shd w:val="clear" w:color="auto" w:fill="D6E3BC"/>
        </w:rPr>
        <w:t>ISO 639-3 Code</w:t>
      </w:r>
      <w:r w:rsidRPr="00E828B6">
        <w:rPr>
          <w:rFonts w:ascii="Times New Roman" w:hAnsi="Times New Roman"/>
        </w:rPr>
        <w:t xml:space="preserve"> wird der Code für die gewünschte Sprache direkt eingetragen. Mit einem Druck auf die Enter-Taste wird der eingegeben Code in der Tabelle verfügbarer Codes nachgeschlagen und ein (englischer) Name für die Sprache mit diesem Kürzel erscheint in dem Feld </w:t>
      </w:r>
      <w:r w:rsidRPr="00E828B6">
        <w:rPr>
          <w:rFonts w:ascii="Times New Roman" w:hAnsi="Times New Roman"/>
          <w:sz w:val="20"/>
          <w:shd w:val="clear" w:color="auto" w:fill="D6E3BC"/>
        </w:rPr>
        <w:t>Name</w:t>
      </w:r>
      <w:r w:rsidRPr="00E828B6">
        <w:rPr>
          <w:rFonts w:ascii="Times New Roman" w:hAnsi="Times New Roman"/>
        </w:rPr>
        <w:t>. Erscheint dort kein Name, so existiert dieser Code vermutlich nicht.</w:t>
      </w:r>
    </w:p>
    <w:p w14:paraId="4AAEC207"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Durch die Eingabe eines (englischen) Sprachnamens in das Feld </w:t>
      </w:r>
      <w:r w:rsidRPr="00E828B6">
        <w:rPr>
          <w:rFonts w:ascii="Times New Roman" w:hAnsi="Times New Roman"/>
          <w:sz w:val="20"/>
          <w:shd w:val="clear" w:color="auto" w:fill="D6E3BC"/>
        </w:rPr>
        <w:t>Name</w:t>
      </w:r>
      <w:r w:rsidRPr="00E828B6">
        <w:rPr>
          <w:rFonts w:ascii="Times New Roman" w:hAnsi="Times New Roman"/>
        </w:rPr>
        <w:t xml:space="preserve"> können Sie das gesuchte Kürzel ermitteln. Geben Sie dazu den Namen (oder einen Teil des Namens) der gesuchten Sprache ein und </w:t>
      </w:r>
      <w:r w:rsidRPr="00E828B6">
        <w:rPr>
          <w:rFonts w:ascii="Times New Roman" w:hAnsi="Times New Roman"/>
        </w:rPr>
        <w:lastRenderedPageBreak/>
        <w:t xml:space="preserve">wählen Sie die Sprache aus den angezeigten Vorschlägen. Das entsprechende Sprachenkürzel wird dann in das ISO-Feld eingetragen. Der Inhalt des Feldes </w:t>
      </w:r>
      <w:r w:rsidRPr="00E828B6">
        <w:rPr>
          <w:rFonts w:ascii="Times New Roman" w:hAnsi="Times New Roman"/>
          <w:sz w:val="20"/>
          <w:shd w:val="clear" w:color="auto" w:fill="D6E3BC"/>
        </w:rPr>
        <w:t>Name</w:t>
      </w:r>
      <w:r w:rsidRPr="00E828B6">
        <w:rPr>
          <w:rFonts w:ascii="Times New Roman" w:hAnsi="Times New Roman"/>
        </w:rPr>
        <w:t xml:space="preserve"> selber dient nur der Orientierung und zur Unterstützung bei der Eingabe der Kürzel – der dort hinterlegte Wert wird in der </w:t>
      </w:r>
      <w:proofErr w:type="spellStart"/>
      <w:r w:rsidRPr="00E828B6">
        <w:rPr>
          <w:rFonts w:ascii="Times New Roman" w:hAnsi="Times New Roman"/>
        </w:rPr>
        <w:t>Coma</w:t>
      </w:r>
      <w:proofErr w:type="spellEnd"/>
      <w:r w:rsidRPr="00E828B6">
        <w:rPr>
          <w:rFonts w:ascii="Times New Roman" w:hAnsi="Times New Roman"/>
        </w:rPr>
        <w:t xml:space="preserve">-Datei nicht gespeichert. </w:t>
      </w:r>
    </w:p>
    <w:p w14:paraId="3CAC4938" w14:textId="090CC8A1" w:rsidR="00E0097D" w:rsidRPr="00382F0A" w:rsidRDefault="00382F0A" w:rsidP="00BE4181">
      <w:pPr>
        <w:pStyle w:val="Standard-BlockCharCharChar"/>
        <w:rPr>
          <w:lang w:val="de-DE"/>
        </w:rPr>
      </w:pPr>
      <w:r w:rsidRPr="00382F0A">
        <w:rPr>
          <w:lang w:val="de-DE"/>
        </w:rPr>
        <w:t xml:space="preserve">Unter </w:t>
      </w:r>
      <w:r w:rsidRPr="00382F0A">
        <w:rPr>
          <w:sz w:val="20"/>
          <w:shd w:val="clear" w:color="auto" w:fill="D6E3BC"/>
          <w:lang w:val="de-DE"/>
        </w:rPr>
        <w:t>Type</w:t>
      </w:r>
      <w:r w:rsidRPr="00382F0A">
        <w:rPr>
          <w:lang w:val="de-DE"/>
        </w:rPr>
        <w:t xml:space="preserve"> lässt sich die erfasste Sprache für den aktuellen Sprecher oder die aktuelle Kommunikation (analog zum </w:t>
      </w:r>
      <w:r w:rsidRPr="00382F0A">
        <w:rPr>
          <w:sz w:val="20"/>
          <w:shd w:val="clear" w:color="auto" w:fill="D6E3BC"/>
          <w:lang w:val="de-DE"/>
        </w:rPr>
        <w:t>Type</w:t>
      </w:r>
      <w:r w:rsidRPr="00382F0A">
        <w:rPr>
          <w:lang w:val="de-DE"/>
        </w:rPr>
        <w:t xml:space="preserve"> bei Locations) näher Kategorisieren. Für Sprecher bietet es sich an, hier den Status (L1, L2, …) der Sprache für diesen Sprecher anzugeben – dieser wird dann in der Metadatenübersicht direkt angezeigt.</w:t>
      </w:r>
    </w:p>
    <w:p w14:paraId="2DE3F3DE" w14:textId="77777777" w:rsidR="00BE4181" w:rsidRPr="00382F0A" w:rsidRDefault="00BE4181" w:rsidP="00BE4181">
      <w:pPr>
        <w:pStyle w:val="Standard-BlockCharCharChar"/>
        <w:rPr>
          <w:lang w:val="de-DE"/>
        </w:rPr>
        <w:sectPr w:rsidR="00BE4181" w:rsidRPr="00382F0A" w:rsidSect="00AA7BE5">
          <w:headerReference w:type="default" r:id="rId63"/>
          <w:pgSz w:w="11906" w:h="16838"/>
          <w:pgMar w:top="1417" w:right="1134" w:bottom="1134" w:left="1417" w:header="708" w:footer="708" w:gutter="0"/>
          <w:cols w:space="708"/>
          <w:docGrid w:linePitch="360"/>
        </w:sectPr>
      </w:pPr>
    </w:p>
    <w:p w14:paraId="0017184D" w14:textId="331A462B" w:rsidR="002A7113" w:rsidRPr="00323A78" w:rsidRDefault="00323A78" w:rsidP="00323A78">
      <w:pPr>
        <w:pStyle w:val="berschrift2"/>
        <w:rPr>
          <w:rFonts w:ascii="Times New Roman" w:hAnsi="Times New Roman" w:cs="Times New Roman"/>
          <w:sz w:val="24"/>
          <w:szCs w:val="24"/>
        </w:rPr>
      </w:pPr>
      <w:bookmarkStart w:id="64" w:name="_5._ADDING_ANALYSIS"/>
      <w:bookmarkStart w:id="65" w:name="_Toc473201270"/>
      <w:bookmarkEnd w:id="64"/>
      <w:r w:rsidRPr="00323A78">
        <w:rPr>
          <w:rFonts w:ascii="Times New Roman" w:hAnsi="Times New Roman" w:cs="Times New Roman"/>
          <w:sz w:val="24"/>
          <w:szCs w:val="24"/>
        </w:rPr>
        <w:lastRenderedPageBreak/>
        <w:t>Templates</w:t>
      </w:r>
      <w:bookmarkEnd w:id="65"/>
    </w:p>
    <w:p w14:paraId="26CC3BD8"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Für häufig benötigte Datensätze lassen sich in </w:t>
      </w:r>
      <w:proofErr w:type="spellStart"/>
      <w:r w:rsidRPr="00E828B6">
        <w:rPr>
          <w:rFonts w:ascii="Times New Roman" w:hAnsi="Times New Roman"/>
        </w:rPr>
        <w:t>Coma</w:t>
      </w:r>
      <w:proofErr w:type="spellEnd"/>
      <w:r w:rsidRPr="00E828B6">
        <w:rPr>
          <w:rFonts w:ascii="Times New Roman" w:hAnsi="Times New Roman"/>
        </w:rPr>
        <w:t xml:space="preserve"> Templates anlegen. Die Datentypen, für die Templates zur Verfügung stehen, erkennt man daran, dass sich ein standardisierter Template-Balken am oberen Rand des Eingabefensters findet.</w:t>
      </w:r>
    </w:p>
    <w:p w14:paraId="0420957B" w14:textId="77777777" w:rsidR="00382F0A" w:rsidRPr="009055FA" w:rsidRDefault="00382F0A" w:rsidP="00382F0A">
      <w:pPr>
        <w:widowControl w:val="0"/>
        <w:rPr>
          <w:rFonts w:ascii="Times New Roman" w:hAnsi="Times New Roman"/>
        </w:rPr>
      </w:pPr>
      <w:r w:rsidRPr="009055FA">
        <w:rPr>
          <w:rFonts w:ascii="Times New Roman" w:hAnsi="Times New Roman"/>
          <w:noProof/>
        </w:rPr>
        <w:drawing>
          <wp:inline distT="19050" distB="19050" distL="19050" distR="19050" wp14:anchorId="0014E577" wp14:editId="3CB3AC12">
            <wp:extent cx="3510915" cy="1708150"/>
            <wp:effectExtent l="19050" t="19050" r="13335" b="25400"/>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4"/>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p>
    <w:p w14:paraId="71133226" w14:textId="77777777" w:rsidR="00382F0A" w:rsidRPr="009055FA" w:rsidRDefault="00382F0A" w:rsidP="00382F0A">
      <w:pPr>
        <w:widowControl w:val="0"/>
        <w:rPr>
          <w:rFonts w:ascii="Times New Roman" w:hAnsi="Times New Roman"/>
        </w:rPr>
      </w:pPr>
      <w:r w:rsidRPr="009055FA">
        <w:rPr>
          <w:rFonts w:ascii="Times New Roman" w:hAnsi="Times New Roman"/>
          <w:noProof/>
        </w:rPr>
        <w:drawing>
          <wp:anchor distT="19050" distB="19050" distL="19050" distR="19050" simplePos="0" relativeHeight="251979776" behindDoc="0" locked="0" layoutInCell="0" hidden="0" allowOverlap="1" wp14:anchorId="53DCFDF7" wp14:editId="6007C286">
            <wp:simplePos x="0" y="0"/>
            <wp:positionH relativeFrom="margin">
              <wp:align>left</wp:align>
            </wp:positionH>
            <wp:positionV relativeFrom="paragraph">
              <wp:posOffset>237073</wp:posOffset>
            </wp:positionV>
            <wp:extent cx="361273" cy="353371"/>
            <wp:effectExtent l="0" t="0" r="1270" b="8890"/>
            <wp:wrapSquare wrapText="bothSides" distT="19050" distB="19050" distL="19050" distR="19050"/>
            <wp:docPr id="1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65" cstate="screen">
                      <a:extLst>
                        <a:ext uri="{28A0092B-C50C-407E-A947-70E740481C1C}">
                          <a14:useLocalDpi xmlns:a14="http://schemas.microsoft.com/office/drawing/2010/main"/>
                        </a:ext>
                      </a:extLst>
                    </a:blip>
                    <a:srcRect/>
                    <a:stretch/>
                  </pic:blipFill>
                  <pic:spPr bwMode="auto">
                    <a:xfrm>
                      <a:off x="0" y="0"/>
                      <a:ext cx="361273" cy="353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7CAED" w14:textId="77777777" w:rsidR="00382F0A" w:rsidRPr="00E828B6" w:rsidRDefault="00382F0A" w:rsidP="00382F0A">
      <w:pPr>
        <w:widowControl w:val="0"/>
        <w:rPr>
          <w:rFonts w:ascii="Times New Roman" w:hAnsi="Times New Roman"/>
          <w:lang w:eastAsia="en-US"/>
        </w:rPr>
      </w:pPr>
      <w:r w:rsidRPr="00E828B6">
        <w:rPr>
          <w:rFonts w:ascii="Times New Roman" w:hAnsi="Times New Roman"/>
        </w:rPr>
        <w:t xml:space="preserve">Mit einem Klick auf den Plus-Button werden die Daten, die im Eingabefenster eingegeben wurden, in ein neues Template übernommen. Es erscheint ein Eingabefenster, in dem sich ein Name für das Template eingeben lässt. Danach lassen sich Eingabefenster desselben Datentyps (also z.B. für Communications oder </w:t>
      </w:r>
      <w:proofErr w:type="spellStart"/>
      <w:r w:rsidRPr="00E828B6">
        <w:rPr>
          <w:rFonts w:ascii="Times New Roman" w:hAnsi="Times New Roman"/>
        </w:rPr>
        <w:t>Descriptions</w:t>
      </w:r>
      <w:proofErr w:type="spellEnd"/>
      <w:r w:rsidRPr="00E828B6">
        <w:rPr>
          <w:rFonts w:ascii="Times New Roman" w:hAnsi="Times New Roman"/>
        </w:rPr>
        <w:t>) automatisch mit diesen Werten ausfüllen, indem aus dem Dropdown-Menü das Template mit dem vergebenen Namen ausgewählt wird.</w:t>
      </w:r>
    </w:p>
    <w:p w14:paraId="76B0A7F5" w14:textId="77777777" w:rsidR="00382F0A" w:rsidRPr="00E828B6" w:rsidRDefault="00382F0A" w:rsidP="00382F0A">
      <w:pPr>
        <w:widowControl w:val="0"/>
        <w:rPr>
          <w:rFonts w:ascii="Times New Roman" w:hAnsi="Times New Roman"/>
        </w:rPr>
      </w:pPr>
    </w:p>
    <w:p w14:paraId="7228553E" w14:textId="77777777" w:rsidR="00382F0A" w:rsidRPr="00E828B6" w:rsidRDefault="00382F0A" w:rsidP="00382F0A">
      <w:pPr>
        <w:widowControl w:val="0"/>
        <w:rPr>
          <w:rFonts w:ascii="Times New Roman" w:hAnsi="Times New Roman"/>
        </w:rPr>
      </w:pPr>
      <w:r w:rsidRPr="00E828B6">
        <w:rPr>
          <w:rFonts w:ascii="Times New Roman" w:hAnsi="Times New Roman"/>
        </w:rPr>
        <w:t xml:space="preserve"> </w:t>
      </w:r>
      <w:r w:rsidRPr="00E828B6">
        <w:rPr>
          <w:rFonts w:ascii="Times New Roman" w:hAnsi="Times New Roman"/>
          <w:noProof/>
        </w:rPr>
        <w:drawing>
          <wp:inline distT="19050" distB="19050" distL="19050" distR="19050" wp14:anchorId="24BE67B2" wp14:editId="379CE969">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2493010" cy="1061085"/>
                    </a:xfrm>
                    <a:prstGeom prst="rect">
                      <a:avLst/>
                    </a:prstGeom>
                    <a:ln/>
                  </pic:spPr>
                </pic:pic>
              </a:graphicData>
            </a:graphic>
          </wp:inline>
        </w:drawing>
      </w:r>
    </w:p>
    <w:p w14:paraId="105B134D" w14:textId="77777777" w:rsidR="00382F0A" w:rsidRPr="00E828B6" w:rsidRDefault="00382F0A" w:rsidP="00382F0A">
      <w:pPr>
        <w:widowControl w:val="0"/>
        <w:rPr>
          <w:rFonts w:ascii="Times New Roman" w:hAnsi="Times New Roman"/>
        </w:rPr>
      </w:pPr>
      <w:r w:rsidRPr="009055FA">
        <w:rPr>
          <w:rFonts w:ascii="Times New Roman" w:hAnsi="Times New Roman"/>
          <w:noProof/>
        </w:rPr>
        <w:drawing>
          <wp:inline distT="19050" distB="19050" distL="19050" distR="19050" wp14:anchorId="19B34181" wp14:editId="0CE4BBF9">
            <wp:extent cx="328930" cy="381468"/>
            <wp:effectExtent l="0" t="0" r="0" b="0"/>
            <wp:docPr id="1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67"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r w:rsidRPr="00E828B6">
        <w:rPr>
          <w:rFonts w:ascii="Times New Roman" w:hAnsi="Times New Roman"/>
        </w:rPr>
        <w:t xml:space="preserve"> Ein Klick auf die Minus-Schaltfläche löscht das im Dropdown-Menü ausgewählte Template.</w:t>
      </w:r>
    </w:p>
    <w:p w14:paraId="11003A7B" w14:textId="77777777" w:rsidR="00382F0A" w:rsidRPr="00E828B6" w:rsidRDefault="00382F0A" w:rsidP="00382F0A">
      <w:pPr>
        <w:widowControl w:val="0"/>
        <w:rPr>
          <w:rFonts w:ascii="Times New Roman" w:hAnsi="Times New Roman"/>
        </w:rPr>
      </w:pPr>
    </w:p>
    <w:p w14:paraId="50D03B6D" w14:textId="77777777" w:rsidR="00382F0A" w:rsidRPr="00E828B6" w:rsidRDefault="00382F0A" w:rsidP="00382F0A">
      <w:pPr>
        <w:pStyle w:val="berschrift3"/>
        <w:widowControl w:val="0"/>
        <w:spacing w:before="0" w:after="120"/>
      </w:pPr>
      <w:bookmarkStart w:id="66" w:name="_e4n56vibtipa" w:colFirst="0" w:colLast="0"/>
      <w:bookmarkStart w:id="67" w:name="_Toc473201271"/>
      <w:bookmarkEnd w:id="66"/>
      <w:r w:rsidRPr="00E828B6">
        <w:t>Templates speichern</w:t>
      </w:r>
      <w:bookmarkEnd w:id="67"/>
    </w:p>
    <w:p w14:paraId="3E0BE539" w14:textId="77777777" w:rsidR="00382F0A" w:rsidRDefault="00382F0A" w:rsidP="00382F0A">
      <w:pPr>
        <w:pStyle w:val="Standard-BlockCharCharChar"/>
        <w:rPr>
          <w:lang w:val="de-DE"/>
        </w:rPr>
      </w:pPr>
      <w:r w:rsidRPr="00382F0A">
        <w:rPr>
          <w:lang w:val="de-DE"/>
        </w:rPr>
        <w:t xml:space="preserve">Die angelegten Templates lassen sich über das Datei-Menü abspeichern und wieder öffnen. </w:t>
      </w:r>
      <w:r w:rsidRPr="00E828B6">
        <w:rPr>
          <w:lang w:val="de-DE"/>
        </w:rPr>
        <w:t xml:space="preserve">Dort (und in den </w:t>
      </w:r>
      <w:hyperlink w:anchor="_Einstellungen" w:history="1">
        <w:r w:rsidRPr="00E828B6">
          <w:rPr>
            <w:rStyle w:val="Hyperlink"/>
            <w:lang w:val="de-DE"/>
          </w:rPr>
          <w:t>Einstellungen</w:t>
        </w:r>
      </w:hyperlink>
      <w:r w:rsidRPr="00E828B6">
        <w:rPr>
          <w:lang w:val="de-DE"/>
        </w:rPr>
        <w:t>) lässt sich auch festlegen, dass eine bestimmte Template-Datei beim Start des Corpus-Managers automatisch geöffnet wird.</w:t>
      </w:r>
    </w:p>
    <w:p w14:paraId="3020EAA3" w14:textId="79D6327F" w:rsidR="00323A78" w:rsidRDefault="00323A78" w:rsidP="00382F0A">
      <w:pPr>
        <w:pStyle w:val="Standard-BlockCharCharChar"/>
        <w:rPr>
          <w:lang w:val="de-DE"/>
        </w:rPr>
      </w:pPr>
      <w:r w:rsidRPr="009055FA">
        <w:drawing>
          <wp:inline distT="19050" distB="19050" distL="19050" distR="19050" wp14:anchorId="295C36B0" wp14:editId="51AABDDA">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p>
    <w:p w14:paraId="07C59252" w14:textId="77777777" w:rsidR="00323A78" w:rsidRPr="00323A78" w:rsidRDefault="00323A78" w:rsidP="00323A78">
      <w:pPr>
        <w:pStyle w:val="berschrift2"/>
        <w:rPr>
          <w:rFonts w:ascii="Times New Roman" w:hAnsi="Times New Roman" w:cs="Times New Roman"/>
          <w:sz w:val="24"/>
          <w:szCs w:val="24"/>
        </w:rPr>
      </w:pPr>
      <w:bookmarkStart w:id="68" w:name="_Toc473201272"/>
      <w:r w:rsidRPr="00323A78">
        <w:rPr>
          <w:rFonts w:ascii="Times New Roman" w:hAnsi="Times New Roman" w:cs="Times New Roman"/>
          <w:sz w:val="24"/>
          <w:szCs w:val="24"/>
        </w:rPr>
        <w:t>Verwalten von Personen und Sprechern</w:t>
      </w:r>
      <w:bookmarkEnd w:id="68"/>
    </w:p>
    <w:p w14:paraId="418B191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 Verwaltung von Personen und Sprechern erfolgt grundsätzlich analog zu der Verwaltung von Kommunikationen.</w:t>
      </w:r>
    </w:p>
    <w:p w14:paraId="104EAE99"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lastRenderedPageBreak/>
        <w:drawing>
          <wp:inline distT="19050" distB="19050" distL="19050" distR="19050" wp14:anchorId="0FC544A6" wp14:editId="1DE73E1E">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9"/>
                    <a:srcRect/>
                    <a:stretch>
                      <a:fillRect/>
                    </a:stretch>
                  </pic:blipFill>
                  <pic:spPr>
                    <a:xfrm>
                      <a:off x="0" y="0"/>
                      <a:ext cx="2993390" cy="2242820"/>
                    </a:xfrm>
                    <a:prstGeom prst="rect">
                      <a:avLst/>
                    </a:prstGeom>
                    <a:ln/>
                  </pic:spPr>
                </pic:pic>
              </a:graphicData>
            </a:graphic>
          </wp:inline>
        </w:drawing>
      </w:r>
    </w:p>
    <w:p w14:paraId="358CE73E"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Zu beachten ist, dass für Sprecher – im Gegensatz zu Kommunikationen – mehrere Locations angelegt werden können, um Stationen der Biographie von Sprechern abbilden zu können.</w:t>
      </w:r>
    </w:p>
    <w:p w14:paraId="7990102F" w14:textId="77777777" w:rsidR="00323A78" w:rsidRPr="009055FA" w:rsidRDefault="00323A78" w:rsidP="00323A78">
      <w:pPr>
        <w:widowControl w:val="0"/>
        <w:rPr>
          <w:rFonts w:ascii="Times New Roman" w:hAnsi="Times New Roman"/>
        </w:rPr>
      </w:pPr>
    </w:p>
    <w:p w14:paraId="26C9D309" w14:textId="77777777" w:rsidR="00323A78" w:rsidRPr="00323A78" w:rsidRDefault="00323A78" w:rsidP="00323A78">
      <w:pPr>
        <w:pStyle w:val="berschrift3"/>
        <w:widowControl w:val="0"/>
        <w:spacing w:before="0" w:after="120"/>
      </w:pPr>
      <w:bookmarkStart w:id="69" w:name="_ihv636" w:colFirst="0" w:colLast="0"/>
      <w:bookmarkStart w:id="70" w:name="_Importieren_von_Sprechern"/>
      <w:bookmarkStart w:id="71" w:name="_Toc473201273"/>
      <w:bookmarkEnd w:id="69"/>
      <w:bookmarkEnd w:id="70"/>
      <w:r w:rsidRPr="00323A78">
        <w:t>Importieren von Sprechern</w:t>
      </w:r>
      <w:bookmarkEnd w:id="71"/>
    </w:p>
    <w:p w14:paraId="27B1D2C4"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Wenn Metadaten zu Sprechern bereits in einer anderen </w:t>
      </w:r>
      <w:proofErr w:type="spellStart"/>
      <w:r w:rsidRPr="00E828B6">
        <w:rPr>
          <w:rFonts w:ascii="Times New Roman" w:hAnsi="Times New Roman"/>
        </w:rPr>
        <w:t>Coma</w:t>
      </w:r>
      <w:proofErr w:type="spellEnd"/>
      <w:r w:rsidRPr="00E828B6">
        <w:rPr>
          <w:rFonts w:ascii="Times New Roman" w:hAnsi="Times New Roman"/>
        </w:rPr>
        <w:t xml:space="preserve">-Datei vorliegen, so lassen sich diese in die geöffnete </w:t>
      </w:r>
      <w:proofErr w:type="spellStart"/>
      <w:r w:rsidRPr="00E828B6">
        <w:rPr>
          <w:rFonts w:ascii="Times New Roman" w:hAnsi="Times New Roman"/>
        </w:rPr>
        <w:t>Coma</w:t>
      </w:r>
      <w:proofErr w:type="spellEnd"/>
      <w:r w:rsidRPr="00E828B6">
        <w:rPr>
          <w:rFonts w:ascii="Times New Roman" w:hAnsi="Times New Roman"/>
        </w:rPr>
        <w:t xml:space="preserve">-Datei importieren (→ </w:t>
      </w:r>
      <w:hyperlink w:anchor="_Sprecher_importieren" w:history="1">
        <w:r w:rsidRPr="00E828B6">
          <w:rPr>
            <w:rStyle w:val="Hyperlink"/>
            <w:rFonts w:ascii="Times New Roman" w:hAnsi="Times New Roman"/>
          </w:rPr>
          <w:t>Sprecher importieren</w:t>
        </w:r>
      </w:hyperlink>
      <w:r w:rsidRPr="00E828B6">
        <w:rPr>
          <w:rFonts w:ascii="Times New Roman" w:hAnsi="Times New Roman"/>
        </w:rPr>
        <w:t xml:space="preserve">). </w:t>
      </w:r>
    </w:p>
    <w:p w14:paraId="6BEF8284" w14:textId="77777777" w:rsidR="00323A78" w:rsidRPr="00323A78" w:rsidRDefault="00323A78" w:rsidP="00323A78">
      <w:pPr>
        <w:pStyle w:val="berschrift2"/>
        <w:rPr>
          <w:rFonts w:ascii="Times New Roman" w:hAnsi="Times New Roman" w:cs="Times New Roman"/>
          <w:sz w:val="24"/>
          <w:szCs w:val="24"/>
        </w:rPr>
      </w:pPr>
      <w:bookmarkStart w:id="72" w:name="_312bjzhip37z" w:colFirst="0" w:colLast="0"/>
      <w:bookmarkStart w:id="73" w:name="_Verknüpfen_von_Kommunikationen"/>
      <w:bookmarkStart w:id="74" w:name="_Toc473201274"/>
      <w:bookmarkEnd w:id="72"/>
      <w:bookmarkEnd w:id="73"/>
      <w:r w:rsidRPr="00323A78">
        <w:rPr>
          <w:rFonts w:ascii="Times New Roman" w:hAnsi="Times New Roman" w:cs="Times New Roman"/>
          <w:sz w:val="24"/>
          <w:szCs w:val="24"/>
        </w:rPr>
        <w:t>Verknüpfen von Kommunikationen und Sprechern</w:t>
      </w:r>
      <w:bookmarkEnd w:id="74"/>
    </w:p>
    <w:p w14:paraId="5E6EEF92"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4B46C603" wp14:editId="75273502">
            <wp:extent cx="310515" cy="276225"/>
            <wp:effectExtent l="0" t="0" r="0" b="0"/>
            <wp:docPr id="1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0"/>
                    <a:srcRect/>
                    <a:stretch>
                      <a:fillRect/>
                    </a:stretch>
                  </pic:blipFill>
                  <pic:spPr>
                    <a:xfrm>
                      <a:off x="0" y="0"/>
                      <a:ext cx="310515" cy="276225"/>
                    </a:xfrm>
                    <a:prstGeom prst="rect">
                      <a:avLst/>
                    </a:prstGeom>
                    <a:ln/>
                  </pic:spPr>
                </pic:pic>
              </a:graphicData>
            </a:graphic>
          </wp:inline>
        </w:drawing>
      </w:r>
      <w:r w:rsidRPr="00E828B6">
        <w:rPr>
          <w:rFonts w:ascii="Times New Roman" w:hAnsi="Times New Roman"/>
        </w:rPr>
        <w:t>Um Verknüpfungen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„Verknüpfen“-Schaltfläche (Kettensymbol).</w:t>
      </w:r>
    </w:p>
    <w:p w14:paraId="60E9AA5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Beachten Sie: Es werden alle selektierten Sprecher zu allen selektierten Kommunikationen hinzugefügt, unabhängig davon, ob sie bereits verknüpft waren oder nicht. </w:t>
      </w:r>
    </w:p>
    <w:p w14:paraId="7F391143"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7C297859" wp14:editId="5DFADA74">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301625" cy="267335"/>
                    </a:xfrm>
                    <a:prstGeom prst="rect">
                      <a:avLst/>
                    </a:prstGeom>
                    <a:ln/>
                  </pic:spPr>
                </pic:pic>
              </a:graphicData>
            </a:graphic>
          </wp:inline>
        </w:drawing>
      </w:r>
      <w:r w:rsidRPr="00E828B6">
        <w:rPr>
          <w:rFonts w:ascii="Times New Roman" w:hAnsi="Times New Roman"/>
        </w:rPr>
        <w:t>Um Verknüpfungen zwischen Sprechern und Kommunikationen aufzuheben, verfahren Sie analog: Markieren Sie alle Kommunikationen und Sprecher, zwischen denen Sie die Verknüpfung aufheben wollen, und klicken Sie auf die „Verknüpfung aufheben“-Schaltfläche.</w:t>
      </w:r>
    </w:p>
    <w:p w14:paraId="4B583DFC" w14:textId="77777777" w:rsidR="00323A78" w:rsidRPr="00E828B6" w:rsidRDefault="00323A78" w:rsidP="00323A78">
      <w:pPr>
        <w:widowControl w:val="0"/>
        <w:rPr>
          <w:rFonts w:ascii="Times New Roman" w:hAnsi="Times New Roman"/>
        </w:rPr>
      </w:pPr>
    </w:p>
    <w:p w14:paraId="134ED62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Alle Verknüpfungen zwischen den gewählten Kommunikationen werden aufgehoben, ob sie vorher bestanden oder nicht.</w:t>
      </w:r>
    </w:p>
    <w:p w14:paraId="516D515B" w14:textId="77777777" w:rsidR="00323A78" w:rsidRDefault="00323A78" w:rsidP="00323A78">
      <w:pPr>
        <w:pStyle w:val="Standard-BlockCharCharChar"/>
        <w:rPr>
          <w:b/>
          <w:color w:val="FFFFFF"/>
          <w:lang w:val="de-DE"/>
        </w:rPr>
      </w:pPr>
      <w:r w:rsidRPr="00323A78">
        <w:rPr>
          <w:b/>
          <w:color w:val="FFFFFF"/>
          <w:highlight w:val="red"/>
          <w:lang w:val="de-DE"/>
        </w:rPr>
        <w:t>ACHTUNG: Beide Aktionen können nicht rückgängig gemacht werden!</w:t>
      </w:r>
    </w:p>
    <w:p w14:paraId="2E14A992" w14:textId="77777777" w:rsidR="00323A78" w:rsidRPr="00E828B6" w:rsidRDefault="00323A78" w:rsidP="00323A78">
      <w:pPr>
        <w:pStyle w:val="berschrift2"/>
        <w:keepNext w:val="0"/>
        <w:widowControl w:val="0"/>
        <w:rPr>
          <w:rFonts w:ascii="Times New Roman" w:hAnsi="Times New Roman" w:cs="Times New Roman"/>
        </w:rPr>
      </w:pPr>
      <w:bookmarkStart w:id="75" w:name="_Toc473201275"/>
      <w:r w:rsidRPr="00E828B6">
        <w:rPr>
          <w:rFonts w:ascii="Times New Roman" w:hAnsi="Times New Roman" w:cs="Times New Roman"/>
        </w:rPr>
        <w:t>Verwalten von Transkriptionen</w:t>
      </w:r>
      <w:bookmarkEnd w:id="75"/>
    </w:p>
    <w:p w14:paraId="69BA17EF"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Alle Transkriptionen sind in </w:t>
      </w:r>
      <w:proofErr w:type="spellStart"/>
      <w:r w:rsidRPr="00E828B6">
        <w:rPr>
          <w:rFonts w:ascii="Times New Roman" w:hAnsi="Times New Roman"/>
        </w:rPr>
        <w:t>Coma</w:t>
      </w:r>
      <w:proofErr w:type="spellEnd"/>
      <w:r w:rsidRPr="00E828B6">
        <w:rPr>
          <w:rFonts w:ascii="Times New Roman" w:hAnsi="Times New Roman"/>
        </w:rPr>
        <w:t xml:space="preserve"> Kommunikationen zugeordnet und werden entsprechend mit ihnen verwaltet. </w:t>
      </w:r>
    </w:p>
    <w:p w14:paraId="23351A1F" w14:textId="77777777" w:rsidR="00323A78" w:rsidRPr="00E828B6" w:rsidRDefault="00323A78" w:rsidP="00323A78">
      <w:pPr>
        <w:widowControl w:val="0"/>
        <w:rPr>
          <w:rFonts w:ascii="Times New Roman" w:hAnsi="Times New Roman"/>
        </w:rPr>
      </w:pPr>
      <w:r w:rsidRPr="00E828B6">
        <w:rPr>
          <w:rFonts w:ascii="Times New Roman" w:hAnsi="Times New Roman"/>
          <w:noProof/>
        </w:rPr>
        <w:lastRenderedPageBreak/>
        <w:drawing>
          <wp:inline distT="19050" distB="19050" distL="19050" distR="19050" wp14:anchorId="6C217C46" wp14:editId="5BA96CEF">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3924935" cy="2233930"/>
                    </a:xfrm>
                    <a:prstGeom prst="rect">
                      <a:avLst/>
                    </a:prstGeom>
                    <a:ln/>
                  </pic:spPr>
                </pic:pic>
              </a:graphicData>
            </a:graphic>
          </wp:inline>
        </w:drawing>
      </w:r>
    </w:p>
    <w:p w14:paraId="4737D92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Wenn Sie sich die Metadaten zu einer Kommunikation anzeigen lassen, so sehen Sie immer einen Abschnitt für die Verwaltung von Transkriptionen.  </w:t>
      </w:r>
      <w:r w:rsidRPr="00E828B6">
        <w:rPr>
          <w:rFonts w:ascii="Times New Roman" w:hAnsi="Times New Roman"/>
          <w:noProof/>
        </w:rPr>
        <w:drawing>
          <wp:anchor distT="19050" distB="19050" distL="19050" distR="19050" simplePos="0" relativeHeight="251981824" behindDoc="0" locked="0" layoutInCell="0" hidden="0" allowOverlap="1" wp14:anchorId="0DC4EF0F" wp14:editId="5713CAF2">
            <wp:simplePos x="0" y="0"/>
            <wp:positionH relativeFrom="margin">
              <wp:posOffset>0</wp:posOffset>
            </wp:positionH>
            <wp:positionV relativeFrom="paragraph">
              <wp:posOffset>266065</wp:posOffset>
            </wp:positionV>
            <wp:extent cx="198120" cy="198120"/>
            <wp:effectExtent l="0" t="0" r="0" b="0"/>
            <wp:wrapSquare wrapText="bothSides" distT="19050" distB="19050" distL="19050" distR="1905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198120" cy="198120"/>
                    </a:xfrm>
                    <a:prstGeom prst="rect">
                      <a:avLst/>
                    </a:prstGeom>
                    <a:ln/>
                  </pic:spPr>
                </pic:pic>
              </a:graphicData>
            </a:graphic>
          </wp:anchor>
        </w:drawing>
      </w:r>
    </w:p>
    <w:p w14:paraId="44916D8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 Analog zu den anderen Metadatenobjekten können Sie mit einem Klick auf diese Schaltfläche eine Transkription hinzufügen. Es öffnet sich daraufhin ein Dateiauswahlfenster, mit dem Sie die Transkription, die zur ausgewählten Kommunikation gehört, auswählen. </w:t>
      </w:r>
      <w:r w:rsidRPr="00E828B6">
        <w:rPr>
          <w:rFonts w:ascii="Times New Roman" w:hAnsi="Times New Roman"/>
          <w:highlight w:val="yellow"/>
        </w:rPr>
        <w:t xml:space="preserve">Beachten Sie, dass die Transkriptionen im selben Verzeichnis wie die </w:t>
      </w:r>
      <w:proofErr w:type="spellStart"/>
      <w:r w:rsidRPr="00E828B6">
        <w:rPr>
          <w:rFonts w:ascii="Times New Roman" w:hAnsi="Times New Roman"/>
          <w:highlight w:val="yellow"/>
        </w:rPr>
        <w:t>Coma</w:t>
      </w:r>
      <w:proofErr w:type="spellEnd"/>
      <w:r w:rsidRPr="00E828B6">
        <w:rPr>
          <w:rFonts w:ascii="Times New Roman" w:hAnsi="Times New Roman"/>
          <w:highlight w:val="yellow"/>
        </w:rPr>
        <w:t xml:space="preserve">-Datei oder in einem Verzeichnis unter dem Verzeichnis der </w:t>
      </w:r>
      <w:proofErr w:type="spellStart"/>
      <w:r w:rsidRPr="00E828B6">
        <w:rPr>
          <w:rFonts w:ascii="Times New Roman" w:hAnsi="Times New Roman"/>
          <w:highlight w:val="yellow"/>
        </w:rPr>
        <w:t>Coma</w:t>
      </w:r>
      <w:proofErr w:type="spellEnd"/>
      <w:r w:rsidRPr="00E828B6">
        <w:rPr>
          <w:rFonts w:ascii="Times New Roman" w:hAnsi="Times New Roman"/>
          <w:highlight w:val="yellow"/>
        </w:rPr>
        <w:t>-Datei liegen müssen.</w:t>
      </w:r>
    </w:p>
    <w:p w14:paraId="1A22AF47"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Wenn Sie die Datei(en) ausgewählt haben, wird die Transkription der ausgewählten Kommunikation zugeordnet. Die Transkription bekommt in </w:t>
      </w:r>
      <w:proofErr w:type="spellStart"/>
      <w:r w:rsidRPr="00E828B6">
        <w:rPr>
          <w:rFonts w:ascii="Times New Roman" w:hAnsi="Times New Roman"/>
        </w:rPr>
        <w:t>Coma</w:t>
      </w:r>
      <w:proofErr w:type="spellEnd"/>
      <w:r w:rsidRPr="00E828B6">
        <w:rPr>
          <w:rFonts w:ascii="Times New Roman" w:hAnsi="Times New Roman"/>
        </w:rPr>
        <w:t xml:space="preserve"> einen Namen – dieser entspricht entweder dem Dateinamen oder dem Namen der Kommunikation, der sie zugeordnet ist – welche Option gewählt wird lässt sich in den </w:t>
      </w:r>
      <w:hyperlink w:anchor="_Einstellungen" w:history="1">
        <w:r w:rsidRPr="00E828B6">
          <w:rPr>
            <w:rStyle w:val="Hyperlink"/>
            <w:rFonts w:ascii="Times New Roman" w:hAnsi="Times New Roman"/>
          </w:rPr>
          <w:t>Einstellungen</w:t>
        </w:r>
      </w:hyperlink>
      <w:r w:rsidRPr="00E828B6">
        <w:rPr>
          <w:rFonts w:ascii="Times New Roman" w:hAnsi="Times New Roman"/>
        </w:rPr>
        <w:t xml:space="preserve"> bestimmen. Bei mehreren Transkriptionen werden an die Namen fortlaufende Nummern angehängt.</w:t>
      </w:r>
    </w:p>
    <w:p w14:paraId="3FAB003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Bei der Zuordnung wird in die Transkriptionsdatei hineingeschaut. Dabei wird überprüft, ob es sich überhaupt um eine </w:t>
      </w:r>
      <w:proofErr w:type="spellStart"/>
      <w:r w:rsidRPr="00E828B6">
        <w:rPr>
          <w:rFonts w:ascii="Times New Roman" w:hAnsi="Times New Roman"/>
        </w:rPr>
        <w:t>EXMARaLDA</w:t>
      </w:r>
      <w:proofErr w:type="spellEnd"/>
      <w:r w:rsidRPr="00E828B6">
        <w:rPr>
          <w:rFonts w:ascii="Times New Roman" w:hAnsi="Times New Roman"/>
        </w:rPr>
        <w:t xml:space="preserve">-Transkription handelt, ob es eine Segmentierte- oder eine Basistranskription ist und es werden die Metadaten zu Segmentzahlen ausgelesen. Es findet allerdings keine weitergehende Prüfung auf Korrektheit der Transkription statt. Die ermittelten Segmentzahlen werden in die Description der neu angelegten Transkription in </w:t>
      </w:r>
      <w:proofErr w:type="spellStart"/>
      <w:r w:rsidRPr="00E828B6">
        <w:rPr>
          <w:rFonts w:ascii="Times New Roman" w:hAnsi="Times New Roman"/>
        </w:rPr>
        <w:t>Coma</w:t>
      </w:r>
      <w:proofErr w:type="spellEnd"/>
      <w:r w:rsidRPr="00E828B6">
        <w:rPr>
          <w:rFonts w:ascii="Times New Roman" w:hAnsi="Times New Roman"/>
        </w:rPr>
        <w:t xml:space="preserve"> eingefügt, lassen sich aber nicht mit der Description editieren – es sind sogenannte „geschützte Metadaten“, deren Schlüsselname mit einem „#“-Zeichen beginnt. Im </w:t>
      </w:r>
      <w:r w:rsidRPr="00E828B6">
        <w:rPr>
          <w:rFonts w:ascii="Times New Roman" w:hAnsi="Times New Roman"/>
          <w:sz w:val="20"/>
          <w:shd w:val="clear" w:color="auto" w:fill="D6E3BC"/>
        </w:rPr>
        <w:t>Ansicht</w:t>
      </w:r>
      <w:r w:rsidRPr="00E828B6">
        <w:rPr>
          <w:rFonts w:ascii="Times New Roman" w:hAnsi="Times New Roman"/>
        </w:rPr>
        <w:t>-Menü lässt sich die Anzeige dieser Metadaten ein- oder ausschalten.</w:t>
      </w:r>
    </w:p>
    <w:p w14:paraId="1E3464D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 Transkriptionen bekommen auch eine eindeutige ID in </w:t>
      </w:r>
      <w:proofErr w:type="spellStart"/>
      <w:r w:rsidRPr="00E828B6">
        <w:rPr>
          <w:rFonts w:ascii="Times New Roman" w:hAnsi="Times New Roman"/>
        </w:rPr>
        <w:t>Coma</w:t>
      </w:r>
      <w:proofErr w:type="spellEnd"/>
      <w:r w:rsidRPr="00E828B6">
        <w:rPr>
          <w:rFonts w:ascii="Times New Roman" w:hAnsi="Times New Roman"/>
        </w:rPr>
        <w:t xml:space="preserve">, die einer eindeutigen ID in der Transkriptionsdatei entsprechen sollte. Standardmäßig schreibt </w:t>
      </w:r>
      <w:proofErr w:type="spellStart"/>
      <w:r w:rsidRPr="00E828B6">
        <w:rPr>
          <w:rFonts w:ascii="Times New Roman" w:hAnsi="Times New Roman"/>
        </w:rPr>
        <w:t>Coma</w:t>
      </w:r>
      <w:proofErr w:type="spellEnd"/>
      <w:r w:rsidRPr="00E828B6">
        <w:rPr>
          <w:rFonts w:ascii="Times New Roman" w:hAnsi="Times New Roman"/>
        </w:rPr>
        <w:t xml:space="preserve"> diese ID bei der Zuordnung in den Kopf der Transkriptionsdatei hinein. Sollten Sie nicht wünschen, dass </w:t>
      </w:r>
      <w:proofErr w:type="spellStart"/>
      <w:r w:rsidRPr="00E828B6">
        <w:rPr>
          <w:rFonts w:ascii="Times New Roman" w:hAnsi="Times New Roman"/>
        </w:rPr>
        <w:t>Coma</w:t>
      </w:r>
      <w:proofErr w:type="spellEnd"/>
      <w:r w:rsidRPr="00E828B6">
        <w:rPr>
          <w:rFonts w:ascii="Times New Roman" w:hAnsi="Times New Roman"/>
        </w:rPr>
        <w:t xml:space="preserve"> in die Transkriptionsdateien schreibt, so können Sie das ebenfalls in den Einstellungen abschalten (</w:t>
      </w:r>
      <w:proofErr w:type="spellStart"/>
      <w:r w:rsidRPr="00E828B6">
        <w:rPr>
          <w:rFonts w:ascii="Times New Roman" w:hAnsi="Times New Roman"/>
          <w:sz w:val="20"/>
          <w:shd w:val="clear" w:color="auto" w:fill="D6E3BC"/>
        </w:rPr>
        <w:t>Coma</w:t>
      </w:r>
      <w:proofErr w:type="spellEnd"/>
      <w:r w:rsidRPr="00E828B6">
        <w:rPr>
          <w:rFonts w:ascii="Times New Roman" w:hAnsi="Times New Roman"/>
          <w:sz w:val="20"/>
          <w:shd w:val="clear" w:color="auto" w:fill="D6E3BC"/>
        </w:rPr>
        <w:t>-ID beim Zuordnen in Transkriptionen schreiben (sofern nicht vorhanden)</w:t>
      </w:r>
      <w:r w:rsidRPr="00E828B6">
        <w:rPr>
          <w:rFonts w:ascii="Times New Roman" w:hAnsi="Times New Roman"/>
        </w:rPr>
        <w:t>).</w:t>
      </w:r>
    </w:p>
    <w:p w14:paraId="5B0DA003"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2D5D7E1B" wp14:editId="76BBA3A1">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198120" cy="198120"/>
                    </a:xfrm>
                    <a:prstGeom prst="rect">
                      <a:avLst/>
                    </a:prstGeom>
                    <a:ln/>
                  </pic:spPr>
                </pic:pic>
              </a:graphicData>
            </a:graphic>
          </wp:inline>
        </w:drawing>
      </w:r>
      <w:r w:rsidRPr="00E828B6">
        <w:rPr>
          <w:rFonts w:ascii="Times New Roman" w:hAnsi="Times New Roman"/>
        </w:rPr>
        <w:t xml:space="preserve"> Mit dieser Schaltfläche können Sie die Zuordnung der Transkription löschen. Beachten Sie, dass die eigentliche Transkription nicht gelöscht wird – dies müssen Sie von Hand erledigen.</w:t>
      </w:r>
    </w:p>
    <w:p w14:paraId="34C0825C" w14:textId="77777777" w:rsidR="00323A78" w:rsidRPr="00E828B6" w:rsidRDefault="00323A78" w:rsidP="00323A78">
      <w:pPr>
        <w:widowControl w:val="0"/>
        <w:rPr>
          <w:rFonts w:ascii="Times New Roman" w:hAnsi="Times New Roman"/>
        </w:rPr>
      </w:pPr>
    </w:p>
    <w:p w14:paraId="5855D325" w14:textId="77777777" w:rsidR="00323A78" w:rsidRPr="00E828B6" w:rsidRDefault="00323A78" w:rsidP="00323A78">
      <w:pPr>
        <w:pStyle w:val="berschrift2"/>
        <w:keepNext w:val="0"/>
        <w:widowControl w:val="0"/>
        <w:rPr>
          <w:rFonts w:ascii="Times New Roman" w:hAnsi="Times New Roman" w:cs="Times New Roman"/>
        </w:rPr>
      </w:pPr>
      <w:bookmarkStart w:id="76" w:name="_mkvxiw2s0dgx" w:colFirst="0" w:colLast="0"/>
      <w:bookmarkStart w:id="77" w:name="_Toc473201276"/>
      <w:bookmarkEnd w:id="76"/>
      <w:r w:rsidRPr="00E828B6">
        <w:rPr>
          <w:rFonts w:ascii="Times New Roman" w:hAnsi="Times New Roman" w:cs="Times New Roman"/>
        </w:rPr>
        <w:t>Verwalten von Aufnahmen</w:t>
      </w:r>
      <w:bookmarkEnd w:id="77"/>
    </w:p>
    <w:p w14:paraId="6F92167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 Verwaltung von Aufnahmen erfolgt analog zu der von Transkriptionen direkt in der Metadatenansicht von Kommunikationen:</w:t>
      </w:r>
    </w:p>
    <w:p w14:paraId="5274E63D"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17813ED1" wp14:editId="54539DFC">
            <wp:extent cx="2915920" cy="1087120"/>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3"/>
                    <a:srcRect/>
                    <a:stretch>
                      <a:fillRect/>
                    </a:stretch>
                  </pic:blipFill>
                  <pic:spPr>
                    <a:xfrm>
                      <a:off x="0" y="0"/>
                      <a:ext cx="2915920" cy="1087120"/>
                    </a:xfrm>
                    <a:prstGeom prst="rect">
                      <a:avLst/>
                    </a:prstGeom>
                    <a:ln/>
                  </pic:spPr>
                </pic:pic>
              </a:graphicData>
            </a:graphic>
          </wp:inline>
        </w:drawing>
      </w:r>
    </w:p>
    <w:p w14:paraId="69B19A88" w14:textId="77777777" w:rsidR="00323A78" w:rsidRPr="00E828B6" w:rsidRDefault="00323A78" w:rsidP="00323A78">
      <w:pPr>
        <w:widowControl w:val="0"/>
        <w:rPr>
          <w:rFonts w:ascii="Times New Roman" w:hAnsi="Times New Roman"/>
        </w:rPr>
      </w:pPr>
    </w:p>
    <w:p w14:paraId="5D82549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Mit dieser Schaltfläche ordnen Sie eine Aufnahme einer Kommunikation zu. Wenn Sie die Schaltfläche </w:t>
      </w:r>
      <w:r w:rsidRPr="00E828B6">
        <w:rPr>
          <w:rFonts w:ascii="Times New Roman" w:hAnsi="Times New Roman"/>
        </w:rPr>
        <w:lastRenderedPageBreak/>
        <w:t xml:space="preserve">betätigen, erscheint ein Dateiauswahlfenster, in dem Sie die entsprechende(n) Mediendatei(en) auswählen können. Wenn sie die Auswahl bestätigt haben so wird eine Verknüpfung zu dieser Datei innerhalb der Kommunikation angelegt. Die </w:t>
      </w:r>
      <w:proofErr w:type="spellStart"/>
      <w:r w:rsidRPr="00E828B6">
        <w:rPr>
          <w:rFonts w:ascii="Times New Roman" w:hAnsi="Times New Roman"/>
        </w:rPr>
        <w:t>Coma</w:t>
      </w:r>
      <w:proofErr w:type="spellEnd"/>
      <w:r w:rsidRPr="00E828B6">
        <w:rPr>
          <w:rFonts w:ascii="Times New Roman" w:hAnsi="Times New Roman"/>
        </w:rPr>
        <w:t xml:space="preserve">-Datei muss vorher gespeichert sein, da der Link zu der Mediendatei relativ zur gespeicherten </w:t>
      </w:r>
      <w:proofErr w:type="spellStart"/>
      <w:r w:rsidRPr="00E828B6">
        <w:rPr>
          <w:rFonts w:ascii="Times New Roman" w:hAnsi="Times New Roman"/>
        </w:rPr>
        <w:t>Coma</w:t>
      </w:r>
      <w:proofErr w:type="spellEnd"/>
      <w:r w:rsidRPr="00E828B6">
        <w:rPr>
          <w:rFonts w:ascii="Times New Roman" w:hAnsi="Times New Roman"/>
        </w:rPr>
        <w:t>-Datei angelegt wird.</w:t>
      </w:r>
      <w:r w:rsidRPr="00E828B6">
        <w:rPr>
          <w:rFonts w:ascii="Times New Roman" w:hAnsi="Times New Roman"/>
          <w:noProof/>
        </w:rPr>
        <w:drawing>
          <wp:anchor distT="19050" distB="19050" distL="19050" distR="19050" simplePos="0" relativeHeight="251982848" behindDoc="0" locked="0" layoutInCell="0" hidden="0" allowOverlap="1" wp14:anchorId="26E0A005" wp14:editId="1267A0A2">
            <wp:simplePos x="0" y="0"/>
            <wp:positionH relativeFrom="margin">
              <wp:posOffset>0</wp:posOffset>
            </wp:positionH>
            <wp:positionV relativeFrom="paragraph">
              <wp:posOffset>3810</wp:posOffset>
            </wp:positionV>
            <wp:extent cx="198120" cy="198120"/>
            <wp:effectExtent l="0" t="0" r="0" b="0"/>
            <wp:wrapSquare wrapText="bothSides" distT="19050" distB="19050" distL="19050" distR="1905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4"/>
                    <a:srcRect/>
                    <a:stretch>
                      <a:fillRect/>
                    </a:stretch>
                  </pic:blipFill>
                  <pic:spPr>
                    <a:xfrm>
                      <a:off x="0" y="0"/>
                      <a:ext cx="198120" cy="198120"/>
                    </a:xfrm>
                    <a:prstGeom prst="rect">
                      <a:avLst/>
                    </a:prstGeom>
                    <a:ln/>
                  </pic:spPr>
                </pic:pic>
              </a:graphicData>
            </a:graphic>
          </wp:anchor>
        </w:drawing>
      </w:r>
    </w:p>
    <w:p w14:paraId="6BF3B7A9" w14:textId="77777777" w:rsidR="00323A78" w:rsidRPr="00E828B6" w:rsidRDefault="00323A78" w:rsidP="00323A78">
      <w:pPr>
        <w:widowControl w:val="0"/>
        <w:rPr>
          <w:rFonts w:ascii="Times New Roman" w:hAnsi="Times New Roman"/>
        </w:rPr>
      </w:pPr>
      <w:r w:rsidRPr="00E828B6">
        <w:rPr>
          <w:rFonts w:ascii="Times New Roman" w:hAnsi="Times New Roman"/>
        </w:rPr>
        <w:t xml:space="preserve">Mit dieser Schaltfläche entfernen Sie eine Verknüpfung mit einer Aufnahme. </w:t>
      </w:r>
      <w:r w:rsidRPr="00E828B6">
        <w:rPr>
          <w:rFonts w:ascii="Times New Roman" w:hAnsi="Times New Roman"/>
          <w:noProof/>
        </w:rPr>
        <w:drawing>
          <wp:anchor distT="19050" distB="19050" distL="19050" distR="19050" simplePos="0" relativeHeight="251983872" behindDoc="0" locked="0" layoutInCell="0" hidden="0" allowOverlap="1" wp14:anchorId="2C8A1EE6" wp14:editId="49D0324C">
            <wp:simplePos x="0" y="0"/>
            <wp:positionH relativeFrom="margin">
              <wp:posOffset>0</wp:posOffset>
            </wp:positionH>
            <wp:positionV relativeFrom="paragraph">
              <wp:posOffset>0</wp:posOffset>
            </wp:positionV>
            <wp:extent cx="198120" cy="198120"/>
            <wp:effectExtent l="0" t="0" r="0" b="0"/>
            <wp:wrapSquare wrapText="bothSides" distT="19050" distB="19050" distL="19050" distR="1905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5"/>
                    <a:srcRect/>
                    <a:stretch>
                      <a:fillRect/>
                    </a:stretch>
                  </pic:blipFill>
                  <pic:spPr>
                    <a:xfrm>
                      <a:off x="0" y="0"/>
                      <a:ext cx="198120" cy="198120"/>
                    </a:xfrm>
                    <a:prstGeom prst="rect">
                      <a:avLst/>
                    </a:prstGeom>
                    <a:ln/>
                  </pic:spPr>
                </pic:pic>
              </a:graphicData>
            </a:graphic>
          </wp:anchor>
        </w:drawing>
      </w:r>
    </w:p>
    <w:p w14:paraId="7FD9BEEF"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Sofern Java für den Dateityp einer Aufnahme einen entsprechenden Player vorgesehen hat, so können Sie mit einem Klick auf den Dateinamen, der hinter </w:t>
      </w:r>
      <w:r w:rsidRPr="00E828B6">
        <w:rPr>
          <w:rFonts w:ascii="Times New Roman" w:hAnsi="Times New Roman"/>
          <w:sz w:val="20"/>
          <w:shd w:val="clear" w:color="auto" w:fill="D6E3BC"/>
        </w:rPr>
        <w:t>File:</w:t>
      </w:r>
      <w:r w:rsidRPr="00E828B6">
        <w:rPr>
          <w:rFonts w:ascii="Times New Roman" w:hAnsi="Times New Roman"/>
        </w:rPr>
        <w:t xml:space="preserve"> steht, die Mediendatei direkt aus </w:t>
      </w:r>
      <w:proofErr w:type="spellStart"/>
      <w:r w:rsidRPr="00E828B6">
        <w:rPr>
          <w:rFonts w:ascii="Times New Roman" w:hAnsi="Times New Roman"/>
        </w:rPr>
        <w:t>Coma</w:t>
      </w:r>
      <w:proofErr w:type="spellEnd"/>
      <w:r w:rsidRPr="00E828B6">
        <w:rPr>
          <w:rFonts w:ascii="Times New Roman" w:hAnsi="Times New Roman"/>
        </w:rPr>
        <w:t xml:space="preserve"> abspielen.</w:t>
      </w:r>
    </w:p>
    <w:p w14:paraId="5F7ED048" w14:textId="77777777" w:rsidR="00323A78" w:rsidRPr="00E828B6" w:rsidRDefault="00323A78" w:rsidP="00323A78">
      <w:pPr>
        <w:pStyle w:val="berschrift2"/>
        <w:keepNext w:val="0"/>
        <w:widowControl w:val="0"/>
        <w:rPr>
          <w:rFonts w:ascii="Times New Roman" w:hAnsi="Times New Roman" w:cs="Times New Roman"/>
        </w:rPr>
      </w:pPr>
      <w:bookmarkStart w:id="78" w:name="_40p7h0oothve" w:colFirst="0" w:colLast="0"/>
      <w:bookmarkStart w:id="79" w:name="_Toc473201277"/>
      <w:bookmarkEnd w:id="78"/>
      <w:r w:rsidRPr="00E828B6">
        <w:rPr>
          <w:rFonts w:ascii="Times New Roman" w:hAnsi="Times New Roman" w:cs="Times New Roman"/>
        </w:rPr>
        <w:t>Verwaltung von zusätzlichen Dateien</w:t>
      </w:r>
      <w:bookmarkEnd w:id="79"/>
    </w:p>
    <w:p w14:paraId="1F0944EE" w14:textId="77777777" w:rsidR="00323A78" w:rsidRPr="00E828B6" w:rsidRDefault="00323A78" w:rsidP="00323A78">
      <w:pPr>
        <w:widowControl w:val="0"/>
        <w:rPr>
          <w:rFonts w:ascii="Times New Roman" w:hAnsi="Times New Roman"/>
          <w:lang w:val="en-US" w:eastAsia="en-US"/>
        </w:rPr>
      </w:pPr>
      <w:r w:rsidRPr="00E828B6">
        <w:rPr>
          <w:rFonts w:ascii="Times New Roman" w:hAnsi="Times New Roman"/>
        </w:rPr>
        <w:t xml:space="preserve">Zusätzlich zu Transkriptionen und Aufnahmen lassen sich an Kommunikationen auch Dateien anhängen, die nicht mit </w:t>
      </w:r>
      <w:proofErr w:type="spellStart"/>
      <w:r w:rsidRPr="00E828B6">
        <w:rPr>
          <w:rFonts w:ascii="Times New Roman" w:hAnsi="Times New Roman"/>
        </w:rPr>
        <w:t>EXMARaLDA</w:t>
      </w:r>
      <w:proofErr w:type="spellEnd"/>
      <w:r w:rsidRPr="00E828B6">
        <w:rPr>
          <w:rFonts w:ascii="Times New Roman" w:hAnsi="Times New Roman"/>
        </w:rPr>
        <w:t>-Werkzeugen verarbeitet werden können. Diese können beispielsweise für die Situationsbeschreibung interessant sein.</w:t>
      </w:r>
    </w:p>
    <w:p w14:paraId="41A63215" w14:textId="77777777" w:rsidR="00323A78" w:rsidRPr="00E828B6" w:rsidRDefault="00323A78" w:rsidP="00323A78">
      <w:pPr>
        <w:widowControl w:val="0"/>
        <w:rPr>
          <w:rFonts w:ascii="Times New Roman" w:hAnsi="Times New Roman"/>
        </w:rPr>
      </w:pPr>
      <w:r w:rsidRPr="00E828B6">
        <w:rPr>
          <w:rFonts w:ascii="Times New Roman" w:hAnsi="Times New Roman"/>
        </w:rPr>
        <w:t xml:space="preserve"> </w:t>
      </w:r>
    </w:p>
    <w:p w14:paraId="1FDC1E61"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53267828" wp14:editId="05DC7B9D">
            <wp:extent cx="2665730" cy="776605"/>
            <wp:effectExtent l="0" t="0" r="0" b="0"/>
            <wp:docPr id="1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2665730" cy="776605"/>
                    </a:xfrm>
                    <a:prstGeom prst="rect">
                      <a:avLst/>
                    </a:prstGeom>
                    <a:ln/>
                  </pic:spPr>
                </pic:pic>
              </a:graphicData>
            </a:graphic>
          </wp:inline>
        </w:drawing>
      </w:r>
    </w:p>
    <w:p w14:paraId="5A86456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 Verwaltung dieser Dateien erfolgt analog zu der von Aufnahmen. Beachten Sie auch hier, dass die Dateien in einem Verzeichnis unterhalb der </w:t>
      </w:r>
      <w:proofErr w:type="spellStart"/>
      <w:r w:rsidRPr="00E828B6">
        <w:rPr>
          <w:rFonts w:ascii="Times New Roman" w:hAnsi="Times New Roman"/>
        </w:rPr>
        <w:t>Coma</w:t>
      </w:r>
      <w:proofErr w:type="spellEnd"/>
      <w:r w:rsidRPr="00E828B6">
        <w:rPr>
          <w:rFonts w:ascii="Times New Roman" w:hAnsi="Times New Roman"/>
        </w:rPr>
        <w:t>-Datei liegen müssen, um die Auflösung der relativen Pfade gewährleisten zu können.</w:t>
      </w:r>
    </w:p>
    <w:p w14:paraId="76C3781C" w14:textId="77777777" w:rsidR="00323A78" w:rsidRDefault="00323A78" w:rsidP="00323A78">
      <w:pPr>
        <w:pStyle w:val="Standard-BlockCharCharChar"/>
        <w:rPr>
          <w:b/>
          <w:color w:val="FFFFFF"/>
          <w:lang w:val="de-DE"/>
        </w:rPr>
      </w:pPr>
    </w:p>
    <w:p w14:paraId="43E3BBC3" w14:textId="77777777" w:rsidR="00323A78" w:rsidRDefault="00323A78" w:rsidP="00323A78">
      <w:pPr>
        <w:pStyle w:val="Standard-BlockCharCharChar"/>
        <w:rPr>
          <w:b/>
          <w:color w:val="FFFFFF"/>
          <w:lang w:val="de-DE"/>
        </w:rPr>
      </w:pPr>
    </w:p>
    <w:p w14:paraId="12A70FC5" w14:textId="77777777" w:rsidR="00323A78" w:rsidRDefault="00323A78" w:rsidP="00323A78">
      <w:pPr>
        <w:pStyle w:val="Standard-BlockCharCharChar"/>
        <w:rPr>
          <w:b/>
          <w:color w:val="FFFFFF"/>
          <w:lang w:val="de-DE"/>
        </w:rPr>
      </w:pPr>
    </w:p>
    <w:p w14:paraId="010DE22C" w14:textId="69D6F6B5" w:rsidR="00FF05D1" w:rsidRPr="00382F0A" w:rsidRDefault="009C7B59" w:rsidP="00323A78">
      <w:pPr>
        <w:pStyle w:val="Standard-BlockCharCharChar"/>
        <w:rPr>
          <w:lang w:val="de-DE"/>
        </w:rPr>
        <w:sectPr w:rsidR="00FF05D1" w:rsidRPr="00382F0A" w:rsidSect="00B84AED">
          <w:headerReference w:type="default" r:id="rId77"/>
          <w:pgSz w:w="11906" w:h="16838"/>
          <w:pgMar w:top="1417" w:right="1134" w:bottom="1134" w:left="1417" w:header="708" w:footer="708" w:gutter="0"/>
          <w:cols w:space="708"/>
          <w:docGrid w:linePitch="360"/>
        </w:sectPr>
      </w:pPr>
      <w:r w:rsidRPr="00382F0A">
        <w:rPr>
          <w:lang w:val="de-DE"/>
        </w:rPr>
        <w:t xml:space="preserve"> </w:t>
      </w:r>
    </w:p>
    <w:p w14:paraId="4F409889" w14:textId="1C3119BF" w:rsidR="00CF37A4" w:rsidRPr="004D26F7" w:rsidRDefault="00323A78" w:rsidP="00323A78">
      <w:pPr>
        <w:pStyle w:val="berschrift1"/>
        <w:rPr>
          <w:lang w:val="en-US" w:eastAsia="en-US"/>
        </w:rPr>
      </w:pPr>
      <w:bookmarkStart w:id="80" w:name="_6._FILTERING_SEARCH"/>
      <w:bookmarkStart w:id="81" w:name="_Toc473201278"/>
      <w:bookmarkEnd w:id="80"/>
      <w:r w:rsidRPr="00323A78">
        <w:rPr>
          <w:lang w:val="en-US" w:eastAsia="en-US"/>
        </w:rPr>
        <w:lastRenderedPageBreak/>
        <w:t>ANALYSIEREN VON DATEN</w:t>
      </w:r>
      <w:bookmarkEnd w:id="81"/>
    </w:p>
    <w:p w14:paraId="10762778" w14:textId="77777777" w:rsidR="00323A78" w:rsidRPr="00E828B6" w:rsidRDefault="00323A78" w:rsidP="00323A78">
      <w:pPr>
        <w:pStyle w:val="berschrift2"/>
        <w:keepNext w:val="0"/>
        <w:widowControl w:val="0"/>
        <w:rPr>
          <w:rFonts w:ascii="Times New Roman" w:hAnsi="Times New Roman" w:cs="Times New Roman"/>
        </w:rPr>
      </w:pPr>
      <w:bookmarkStart w:id="82" w:name="_Toc473201279"/>
      <w:r w:rsidRPr="00E828B6">
        <w:rPr>
          <w:rFonts w:ascii="Times New Roman" w:hAnsi="Times New Roman" w:cs="Times New Roman"/>
        </w:rPr>
        <w:t>Filter</w:t>
      </w:r>
      <w:bookmarkEnd w:id="82"/>
    </w:p>
    <w:p w14:paraId="1FD4E204"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Mit Filtern lässt sich bestimmen, welche Kommunikationen in der linken und welche Sprecher in der rechten Spalte angezeigt werden.</w:t>
      </w:r>
    </w:p>
    <w:p w14:paraId="44EF6881" w14:textId="77777777" w:rsidR="00323A78" w:rsidRPr="00E828B6" w:rsidRDefault="00323A78" w:rsidP="00323A78">
      <w:pPr>
        <w:pStyle w:val="berschrift3"/>
        <w:widowControl w:val="0"/>
        <w:spacing w:before="240" w:after="60"/>
      </w:pPr>
      <w:bookmarkStart w:id="83" w:name="_xm96jyrihn4" w:colFirst="0" w:colLast="0"/>
      <w:bookmarkStart w:id="84" w:name="_Toc473201280"/>
      <w:bookmarkEnd w:id="83"/>
      <w:r w:rsidRPr="00E828B6">
        <w:t>Filter anlegen</w:t>
      </w:r>
      <w:bookmarkEnd w:id="84"/>
    </w:p>
    <w:p w14:paraId="2F88E76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An einfachsten lassen sich Filter anlegen, indem in der Metadatendarstellung auf einen Metadaten</w:t>
      </w:r>
      <w:r w:rsidRPr="00E828B6">
        <w:rPr>
          <w:rFonts w:ascii="Times New Roman" w:hAnsi="Times New Roman"/>
          <w:b/>
        </w:rPr>
        <w:t>wert</w:t>
      </w:r>
      <w:r w:rsidRPr="00E828B6">
        <w:rPr>
          <w:rFonts w:ascii="Times New Roman" w:hAnsi="Times New Roman"/>
        </w:rPr>
        <w:t xml:space="preserve"> geklickt wird.</w:t>
      </w:r>
    </w:p>
    <w:p w14:paraId="3222C372"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Über der Spalte mit den Kommunikationen wird dann der gerade erstellte Filter angezeigt, in der Tabelle werden alle Kommunikationen herausgefiltert, die nicht über dieses Attribut-Wert-Paar verfügen. </w:t>
      </w:r>
    </w:p>
    <w:p w14:paraId="7AB0C281" w14:textId="77777777" w:rsidR="00323A78" w:rsidRPr="00E828B6" w:rsidRDefault="00323A78" w:rsidP="00323A78">
      <w:pPr>
        <w:widowControl w:val="0"/>
        <w:rPr>
          <w:rFonts w:ascii="Times New Roman" w:hAnsi="Times New Roman"/>
        </w:rPr>
      </w:pPr>
    </w:p>
    <w:p w14:paraId="6A22C3C0"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1566734C" wp14:editId="1661E74E">
            <wp:extent cx="4563110" cy="1285240"/>
            <wp:effectExtent l="0" t="0" r="0" b="0"/>
            <wp:docPr id="16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8"/>
                    <a:srcRect/>
                    <a:stretch>
                      <a:fillRect/>
                    </a:stretch>
                  </pic:blipFill>
                  <pic:spPr>
                    <a:xfrm>
                      <a:off x="0" y="0"/>
                      <a:ext cx="4563110" cy="1285240"/>
                    </a:xfrm>
                    <a:prstGeom prst="rect">
                      <a:avLst/>
                    </a:prstGeom>
                    <a:ln/>
                  </pic:spPr>
                </pic:pic>
              </a:graphicData>
            </a:graphic>
          </wp:inline>
        </w:drawing>
      </w:r>
    </w:p>
    <w:p w14:paraId="52BC8460" w14:textId="77777777" w:rsidR="00323A78" w:rsidRPr="00E828B6" w:rsidRDefault="00323A78" w:rsidP="00323A78">
      <w:pPr>
        <w:widowControl w:val="0"/>
        <w:rPr>
          <w:rFonts w:ascii="Times New Roman" w:hAnsi="Times New Roman"/>
        </w:rPr>
      </w:pPr>
    </w:p>
    <w:p w14:paraId="252F38BC"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44F353C2" wp14:editId="45E10AB3">
            <wp:extent cx="2613660" cy="1682115"/>
            <wp:effectExtent l="0" t="0" r="0" b="0"/>
            <wp:docPr id="1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9"/>
                    <a:srcRect/>
                    <a:stretch>
                      <a:fillRect/>
                    </a:stretch>
                  </pic:blipFill>
                  <pic:spPr>
                    <a:xfrm>
                      <a:off x="0" y="0"/>
                      <a:ext cx="2613660" cy="1682115"/>
                    </a:xfrm>
                    <a:prstGeom prst="rect">
                      <a:avLst/>
                    </a:prstGeom>
                    <a:ln/>
                  </pic:spPr>
                </pic:pic>
              </a:graphicData>
            </a:graphic>
          </wp:inline>
        </w:drawing>
      </w:r>
    </w:p>
    <w:p w14:paraId="1FA04051" w14:textId="77777777" w:rsidR="00323A78" w:rsidRPr="00E828B6" w:rsidRDefault="00323A78" w:rsidP="00323A78">
      <w:pPr>
        <w:widowControl w:val="0"/>
        <w:spacing w:before="120" w:after="120"/>
        <w:rPr>
          <w:rFonts w:ascii="Times New Roman" w:hAnsi="Times New Roman"/>
        </w:rPr>
      </w:pPr>
    </w:p>
    <w:p w14:paraId="61D029D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Rechts neben einer kurzen Referenz auf den Filter befinden sich drei Schaltflächen:</w:t>
      </w:r>
    </w:p>
    <w:p w14:paraId="09E2ACE0" w14:textId="77777777" w:rsidR="00323A78" w:rsidRPr="009055FA" w:rsidRDefault="00323A78" w:rsidP="00323A78">
      <w:pPr>
        <w:widowControl w:val="0"/>
        <w:rPr>
          <w:rFonts w:ascii="Times New Roman" w:hAnsi="Times New Roman"/>
        </w:rPr>
      </w:pPr>
      <w:r w:rsidRPr="009055FA">
        <w:rPr>
          <w:rFonts w:ascii="Times New Roman" w:hAnsi="Times New Roman"/>
          <w:noProof/>
        </w:rPr>
        <w:drawing>
          <wp:inline distT="19050" distB="19050" distL="19050" distR="19050" wp14:anchorId="65644AF8" wp14:editId="539CF30B">
            <wp:extent cx="1446028" cy="329610"/>
            <wp:effectExtent l="0" t="0" r="1905" b="0"/>
            <wp:docPr id="18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80"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p>
    <w:p w14:paraId="580EB99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 erste Schaltfläche aktiviert- oder deaktiviert den Filter. </w:t>
      </w:r>
    </w:p>
    <w:p w14:paraId="47F2696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 zweite Schaltfläche invertiert den Filter. Im obigen Beispiel würde ein Klick auf die Schaltfläche dazu führen, dass nur noch Kommunikationen angezeigt werden, deren „</w:t>
      </w:r>
      <w:proofErr w:type="spellStart"/>
      <w:r w:rsidRPr="00E828B6">
        <w:rPr>
          <w:rFonts w:ascii="Times New Roman" w:hAnsi="Times New Roman"/>
        </w:rPr>
        <w:t>transcription-convention</w:t>
      </w:r>
      <w:proofErr w:type="spellEnd"/>
      <w:r w:rsidRPr="00E828B6">
        <w:rPr>
          <w:rFonts w:ascii="Times New Roman" w:hAnsi="Times New Roman"/>
        </w:rPr>
        <w:t xml:space="preserve">“ </w:t>
      </w:r>
      <w:r w:rsidRPr="00E828B6">
        <w:rPr>
          <w:rFonts w:ascii="Times New Roman" w:hAnsi="Times New Roman"/>
          <w:b/>
        </w:rPr>
        <w:t>nicht</w:t>
      </w:r>
      <w:r w:rsidRPr="00E828B6">
        <w:rPr>
          <w:rFonts w:ascii="Times New Roman" w:hAnsi="Times New Roman"/>
        </w:rPr>
        <w:t xml:space="preserve"> „HIAT (vereinfacht)“ ist.</w:t>
      </w:r>
    </w:p>
    <w:p w14:paraId="39C2CAA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 dritte Schaltfläche bestimmt, ob dieser Filter mit weiteren Filtern (sofern vorhanden) mit 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14:paraId="00E4EC32" w14:textId="77777777" w:rsidR="00323A78" w:rsidRPr="00E828B6" w:rsidRDefault="00323A78" w:rsidP="00323A78">
      <w:pPr>
        <w:pStyle w:val="berschrift3"/>
        <w:widowControl w:val="0"/>
        <w:spacing w:before="240" w:after="60"/>
      </w:pPr>
      <w:bookmarkStart w:id="85" w:name="_ka7k92a13f55" w:colFirst="0" w:colLast="0"/>
      <w:bookmarkStart w:id="86" w:name="_Toc473201281"/>
      <w:bookmarkEnd w:id="85"/>
      <w:r w:rsidRPr="00E828B6">
        <w:t>Filter modifizieren</w:t>
      </w:r>
      <w:bookmarkEnd w:id="86"/>
    </w:p>
    <w:p w14:paraId="6945DBE1"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 Filter selber bestehen aus einem </w:t>
      </w:r>
      <w:proofErr w:type="spellStart"/>
      <w:r w:rsidRPr="00E828B6">
        <w:rPr>
          <w:rFonts w:ascii="Times New Roman" w:hAnsi="Times New Roman"/>
        </w:rPr>
        <w:t>XPath</w:t>
      </w:r>
      <w:proofErr w:type="spellEnd"/>
      <w:r w:rsidRPr="00E828B6">
        <w:rPr>
          <w:rFonts w:ascii="Times New Roman" w:hAnsi="Times New Roman"/>
        </w:rPr>
        <w:t xml:space="preserve">-Ausdruck, der auf das XML der </w:t>
      </w:r>
      <w:proofErr w:type="spellStart"/>
      <w:r w:rsidRPr="00E828B6">
        <w:rPr>
          <w:rFonts w:ascii="Times New Roman" w:hAnsi="Times New Roman"/>
        </w:rPr>
        <w:t>Coma</w:t>
      </w:r>
      <w:proofErr w:type="spellEnd"/>
      <w:r w:rsidRPr="00E828B6">
        <w:rPr>
          <w:rFonts w:ascii="Times New Roman" w:hAnsi="Times New Roman"/>
        </w:rPr>
        <w:t xml:space="preserve">-Datei angewendet wird. Dieser </w:t>
      </w:r>
      <w:proofErr w:type="spellStart"/>
      <w:r w:rsidRPr="00E828B6">
        <w:rPr>
          <w:rFonts w:ascii="Times New Roman" w:hAnsi="Times New Roman"/>
        </w:rPr>
        <w:t>XPath</w:t>
      </w:r>
      <w:proofErr w:type="spellEnd"/>
      <w:r w:rsidRPr="00E828B6">
        <w:rPr>
          <w:rFonts w:ascii="Times New Roman" w:hAnsi="Times New Roman"/>
        </w:rPr>
        <w:t>-Ausdruck lässt sich von fortgeschrittenen Anwendern modifizieren, in dem man in die Beschreibung des Filters hinein klickt:</w:t>
      </w:r>
    </w:p>
    <w:p w14:paraId="38113CE7" w14:textId="77777777" w:rsidR="00323A78" w:rsidRPr="009055FA" w:rsidRDefault="00323A78" w:rsidP="00323A78">
      <w:pPr>
        <w:widowControl w:val="0"/>
        <w:rPr>
          <w:rFonts w:ascii="Times New Roman" w:hAnsi="Times New Roman"/>
        </w:rPr>
      </w:pPr>
      <w:r w:rsidRPr="009055FA">
        <w:rPr>
          <w:rFonts w:ascii="Times New Roman" w:hAnsi="Times New Roman"/>
          <w:noProof/>
        </w:rPr>
        <w:drawing>
          <wp:inline distT="19050" distB="19050" distL="19050" distR="19050" wp14:anchorId="4724DCDD" wp14:editId="6C39EB64">
            <wp:extent cx="3189767" cy="191608"/>
            <wp:effectExtent l="0" t="0" r="0" b="0"/>
            <wp:docPr id="19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1"/>
                    <a:srcRect/>
                    <a:stretch>
                      <a:fillRect/>
                    </a:stretch>
                  </pic:blipFill>
                  <pic:spPr>
                    <a:xfrm>
                      <a:off x="0" y="0"/>
                      <a:ext cx="3338128" cy="200520"/>
                    </a:xfrm>
                    <a:prstGeom prst="rect">
                      <a:avLst/>
                    </a:prstGeom>
                    <a:ln/>
                  </pic:spPr>
                </pic:pic>
              </a:graphicData>
            </a:graphic>
          </wp:inline>
        </w:drawing>
      </w:r>
    </w:p>
    <w:p w14:paraId="085A3A0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Das Feld färbt sich daraufhin gelb und Sie können den verwendeten </w:t>
      </w:r>
      <w:proofErr w:type="spellStart"/>
      <w:r w:rsidRPr="00E828B6">
        <w:rPr>
          <w:rFonts w:ascii="Times New Roman" w:hAnsi="Times New Roman"/>
        </w:rPr>
        <w:t>XPath</w:t>
      </w:r>
      <w:proofErr w:type="spellEnd"/>
      <w:r w:rsidRPr="00E828B6">
        <w:rPr>
          <w:rFonts w:ascii="Times New Roman" w:hAnsi="Times New Roman"/>
        </w:rPr>
        <w:t xml:space="preserve"> modifizieren. Mit einem Druck auf die </w:t>
      </w:r>
      <w:r w:rsidRPr="00E828B6">
        <w:rPr>
          <w:rFonts w:ascii="Times New Roman" w:hAnsi="Times New Roman"/>
          <w:sz w:val="20"/>
          <w:shd w:val="clear" w:color="auto" w:fill="D6E3BC"/>
        </w:rPr>
        <w:t>Enter</w:t>
      </w:r>
      <w:r w:rsidRPr="00E828B6">
        <w:rPr>
          <w:rFonts w:ascii="Times New Roman" w:hAnsi="Times New Roman"/>
        </w:rPr>
        <w:t xml:space="preserve">-Taste wird der </w:t>
      </w:r>
      <w:proofErr w:type="spellStart"/>
      <w:r w:rsidRPr="00E828B6">
        <w:rPr>
          <w:rFonts w:ascii="Times New Roman" w:hAnsi="Times New Roman"/>
        </w:rPr>
        <w:t>XPath</w:t>
      </w:r>
      <w:proofErr w:type="spellEnd"/>
      <w:r w:rsidRPr="00E828B6">
        <w:rPr>
          <w:rFonts w:ascii="Times New Roman" w:hAnsi="Times New Roman"/>
        </w:rPr>
        <w:t xml:space="preserve"> übernommen. Handelt es sich um einen ungültigen </w:t>
      </w:r>
      <w:proofErr w:type="spellStart"/>
      <w:r w:rsidRPr="00E828B6">
        <w:rPr>
          <w:rFonts w:ascii="Times New Roman" w:hAnsi="Times New Roman"/>
        </w:rPr>
        <w:t>XPath</w:t>
      </w:r>
      <w:proofErr w:type="spellEnd"/>
      <w:r w:rsidRPr="00E828B6">
        <w:rPr>
          <w:rFonts w:ascii="Times New Roman" w:hAnsi="Times New Roman"/>
        </w:rPr>
        <w:t>, so färbt sich das Eingabefeld rot und der Filter wird nicht übernommen.</w:t>
      </w:r>
    </w:p>
    <w:p w14:paraId="08708BF7" w14:textId="77777777" w:rsidR="00323A78" w:rsidRPr="00E828B6" w:rsidRDefault="00323A78" w:rsidP="00323A78">
      <w:pPr>
        <w:pStyle w:val="berschrift3"/>
        <w:widowControl w:val="0"/>
        <w:spacing w:before="240" w:after="60"/>
      </w:pPr>
      <w:bookmarkStart w:id="87" w:name="_672mi8zh9bv0" w:colFirst="0" w:colLast="0"/>
      <w:bookmarkStart w:id="88" w:name="_Toc473201282"/>
      <w:bookmarkEnd w:id="87"/>
      <w:r w:rsidRPr="00E828B6">
        <w:lastRenderedPageBreak/>
        <w:t>Vorgefertigte Filter</w:t>
      </w:r>
      <w:bookmarkEnd w:id="88"/>
    </w:p>
    <w:p w14:paraId="60B6346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Für Kommunikationen gibt es einige vorgefertigte Filter. Sie lassen sich über das Ordnersymbol in der rechten Spalte auswählen:</w:t>
      </w:r>
    </w:p>
    <w:p w14:paraId="49056408"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050844C2" wp14:editId="29426978">
            <wp:extent cx="1216025" cy="543560"/>
            <wp:effectExtent l="0" t="0" r="0" b="0"/>
            <wp:docPr id="19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2"/>
                    <a:srcRect/>
                    <a:stretch>
                      <a:fillRect/>
                    </a:stretch>
                  </pic:blipFill>
                  <pic:spPr>
                    <a:xfrm>
                      <a:off x="0" y="0"/>
                      <a:ext cx="1216025" cy="543560"/>
                    </a:xfrm>
                    <a:prstGeom prst="rect">
                      <a:avLst/>
                    </a:prstGeom>
                    <a:ln/>
                  </pic:spPr>
                </pic:pic>
              </a:graphicData>
            </a:graphic>
          </wp:inline>
        </w:drawing>
      </w:r>
    </w:p>
    <w:p w14:paraId="6EDB501C"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Leerer Filter</w:t>
      </w:r>
      <w:r w:rsidRPr="00E828B6">
        <w:rPr>
          <w:rFonts w:ascii="Times New Roman" w:hAnsi="Times New Roman"/>
          <w:b/>
        </w:rPr>
        <w:t>:</w:t>
      </w:r>
      <w:r w:rsidRPr="00E828B6">
        <w:rPr>
          <w:rFonts w:ascii="Times New Roman" w:hAnsi="Times New Roman"/>
        </w:rPr>
        <w:t xml:space="preserve"> Erstellt einen Filter mit einem leeren </w:t>
      </w:r>
      <w:proofErr w:type="spellStart"/>
      <w:r w:rsidRPr="00E828B6">
        <w:rPr>
          <w:rFonts w:ascii="Times New Roman" w:hAnsi="Times New Roman"/>
        </w:rPr>
        <w:t>XPath</w:t>
      </w:r>
      <w:proofErr w:type="spellEnd"/>
      <w:r w:rsidRPr="00E828B6">
        <w:rPr>
          <w:rFonts w:ascii="Times New Roman" w:hAnsi="Times New Roman"/>
        </w:rPr>
        <w:t>, der dann vom Anwender modifiziert werden kann.</w:t>
      </w:r>
    </w:p>
    <w:p w14:paraId="6E9D2DC4"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alle mit Transkriptionen</w:t>
      </w:r>
      <w:r w:rsidRPr="00E828B6">
        <w:rPr>
          <w:rFonts w:ascii="Times New Roman" w:hAnsi="Times New Roman"/>
          <w:b/>
        </w:rPr>
        <w:t>:</w:t>
      </w:r>
      <w:r w:rsidRPr="00E828B6">
        <w:rPr>
          <w:rFonts w:ascii="Times New Roman" w:hAnsi="Times New Roman"/>
        </w:rPr>
        <w:t xml:space="preserve"> Erstellt einen Filter, der nur Kommunikationen anzeigt, für die Transkriptionen vorliegen. </w:t>
      </w:r>
    </w:p>
    <w:p w14:paraId="1EF1B21D"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alle mit Aufnahmen</w:t>
      </w:r>
      <w:r w:rsidRPr="00E828B6">
        <w:rPr>
          <w:rFonts w:ascii="Times New Roman" w:hAnsi="Times New Roman"/>
          <w:b/>
        </w:rPr>
        <w:t>:</w:t>
      </w:r>
      <w:r w:rsidRPr="00E828B6">
        <w:rPr>
          <w:rFonts w:ascii="Times New Roman" w:hAnsi="Times New Roman"/>
        </w:rPr>
        <w:t xml:space="preserve"> Erstellt einen Filter, der nur Kommunikationen anzeigt, für die Aufnahmen vorliegen.</w:t>
      </w:r>
    </w:p>
    <w:p w14:paraId="394ACA64" w14:textId="77777777" w:rsidR="00323A78" w:rsidRPr="00E828B6" w:rsidRDefault="00323A78" w:rsidP="00323A78">
      <w:pPr>
        <w:pStyle w:val="berschrift3"/>
        <w:widowControl w:val="0"/>
        <w:spacing w:before="240" w:after="60"/>
      </w:pPr>
      <w:bookmarkStart w:id="89" w:name="_6zkmvhjrkha8" w:colFirst="0" w:colLast="0"/>
      <w:bookmarkStart w:id="90" w:name="_Toc473201283"/>
      <w:bookmarkEnd w:id="89"/>
      <w:r w:rsidRPr="00E828B6">
        <w:t>Filter löschen</w:t>
      </w:r>
      <w:bookmarkEnd w:id="90"/>
    </w:p>
    <w:p w14:paraId="05433F97"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 Schaltfläche </w:t>
      </w:r>
      <w:r w:rsidRPr="00E828B6">
        <w:rPr>
          <w:rFonts w:ascii="Times New Roman" w:hAnsi="Times New Roman"/>
          <w:sz w:val="20"/>
          <w:shd w:val="clear" w:color="auto" w:fill="D6E3BC"/>
        </w:rPr>
        <w:t>Alle Filter löschen</w:t>
      </w:r>
      <w:r w:rsidRPr="00E828B6">
        <w:rPr>
          <w:rFonts w:ascii="Times New Roman" w:hAnsi="Times New Roman"/>
        </w:rPr>
        <w:t xml:space="preserve"> löscht alle Filter ohne Rückfrage. Einzelne Filter lassen sich nur deaktivieren, nicht löschen.</w:t>
      </w:r>
    </w:p>
    <w:p w14:paraId="7FEB2E7C" w14:textId="77777777" w:rsidR="00323A78" w:rsidRPr="00E828B6" w:rsidRDefault="00323A78" w:rsidP="00323A78">
      <w:pPr>
        <w:pStyle w:val="berschrift3"/>
        <w:widowControl w:val="0"/>
        <w:spacing w:before="240" w:after="60"/>
      </w:pPr>
      <w:bookmarkStart w:id="91" w:name="_6qg52vhj1plp" w:colFirst="0" w:colLast="0"/>
      <w:bookmarkStart w:id="92" w:name="_Toc473201284"/>
      <w:bookmarkEnd w:id="91"/>
      <w:r w:rsidRPr="00E828B6">
        <w:t>Filter bei Sprechern</w:t>
      </w:r>
      <w:bookmarkEnd w:id="92"/>
    </w:p>
    <w:p w14:paraId="7C6358CF"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Für die Sprecher-Spalte funktionieren die Filter analog zu denen der Kommunikationen-Spalte, es gibt jedoch keine vorgefertigten Filter.</w:t>
      </w:r>
    </w:p>
    <w:p w14:paraId="0A52F084" w14:textId="77777777" w:rsidR="00323A78" w:rsidRPr="00E828B6" w:rsidRDefault="00323A78" w:rsidP="00323A78">
      <w:pPr>
        <w:widowControl w:val="0"/>
        <w:rPr>
          <w:rFonts w:ascii="Times New Roman" w:hAnsi="Times New Roman"/>
        </w:rPr>
      </w:pPr>
    </w:p>
    <w:p w14:paraId="2AE1C069" w14:textId="77777777" w:rsidR="00323A78" w:rsidRPr="00E828B6" w:rsidRDefault="00323A78" w:rsidP="00323A78">
      <w:pPr>
        <w:pStyle w:val="berschrift2"/>
        <w:keepNext w:val="0"/>
        <w:widowControl w:val="0"/>
        <w:rPr>
          <w:rFonts w:ascii="Times New Roman" w:hAnsi="Times New Roman" w:cs="Times New Roman"/>
        </w:rPr>
      </w:pPr>
      <w:bookmarkStart w:id="93" w:name="_mv0f8pl02nsa" w:colFirst="0" w:colLast="0"/>
      <w:bookmarkStart w:id="94" w:name="_Suchen"/>
      <w:bookmarkStart w:id="95" w:name="_Toc473201285"/>
      <w:bookmarkEnd w:id="93"/>
      <w:bookmarkEnd w:id="94"/>
      <w:r w:rsidRPr="00E828B6">
        <w:rPr>
          <w:rFonts w:ascii="Times New Roman" w:hAnsi="Times New Roman" w:cs="Times New Roman"/>
        </w:rPr>
        <w:t>Suchen</w:t>
      </w:r>
      <w:bookmarkEnd w:id="95"/>
    </w:p>
    <w:p w14:paraId="319F486C"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Eine erweiterte Form des Filterns lässt sich über das Suchfeld oberhalb der Metadaten-Spalte erreichen. </w:t>
      </w:r>
    </w:p>
    <w:p w14:paraId="46AA2DA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Wird in das Feld eine Zeichenfolge eingegeben und auf den </w:t>
      </w:r>
      <w:r w:rsidRPr="00E828B6">
        <w:rPr>
          <w:rFonts w:ascii="Times New Roman" w:hAnsi="Times New Roman"/>
          <w:sz w:val="20"/>
          <w:shd w:val="clear" w:color="auto" w:fill="D6E3BC"/>
        </w:rPr>
        <w:t>Suchen</w:t>
      </w:r>
      <w:r w:rsidRPr="00E828B6">
        <w:rPr>
          <w:rFonts w:ascii="Times New Roman" w:hAnsi="Times New Roman"/>
        </w:rPr>
        <w:t xml:space="preserve">-Button geklickt, so wird sowohl bei den Kommunikationen als auch bei den Sprechern ein Filter eingerichtet, der nur die Elemente anzeigt, die diese Zeichenfolge in </w:t>
      </w:r>
      <w:r w:rsidRPr="00E828B6">
        <w:rPr>
          <w:rFonts w:ascii="Times New Roman" w:hAnsi="Times New Roman"/>
          <w:i/>
        </w:rPr>
        <w:t>irgendeinem</w:t>
      </w:r>
      <w:r w:rsidRPr="00E828B6">
        <w:rPr>
          <w:rFonts w:ascii="Times New Roman" w:hAnsi="Times New Roman"/>
        </w:rPr>
        <w:t xml:space="preserve"> Metadatenwert enthalten. </w:t>
      </w:r>
    </w:p>
    <w:p w14:paraId="09A53D87"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Zusätzlich wird die gesuchte Zeichenfolge in der Metadatenanzeige farblich hervorgehoben. Im hier abgebildeten Beispiel wurde nach der Zeichenfolge „</w:t>
      </w:r>
      <w:proofErr w:type="spellStart"/>
      <w:r w:rsidRPr="00E828B6">
        <w:rPr>
          <w:rFonts w:ascii="Times New Roman" w:hAnsi="Times New Roman"/>
        </w:rPr>
        <w:t>schland</w:t>
      </w:r>
      <w:proofErr w:type="spellEnd"/>
      <w:r w:rsidRPr="00E828B6">
        <w:rPr>
          <w:rFonts w:ascii="Times New Roman" w:hAnsi="Times New Roman"/>
        </w:rPr>
        <w:t>“ gesucht; im Screenshot ist zu sehen, dass in der markierten Kommunikation zwei Metadatenwerte die Zeichenfolge enthalten (jeweils Deut</w:t>
      </w:r>
      <w:r w:rsidRPr="00E828B6">
        <w:rPr>
          <w:rFonts w:ascii="Times New Roman" w:hAnsi="Times New Roman"/>
          <w:i/>
        </w:rPr>
        <w:t>schland</w:t>
      </w:r>
      <w:r w:rsidRPr="00E828B6">
        <w:rPr>
          <w:rFonts w:ascii="Times New Roman" w:hAnsi="Times New Roman"/>
        </w:rPr>
        <w:t xml:space="preserve">). </w:t>
      </w:r>
    </w:p>
    <w:p w14:paraId="233614D3" w14:textId="77777777" w:rsidR="00323A78" w:rsidRPr="009055FA" w:rsidRDefault="00323A78" w:rsidP="00323A78">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73D4F3C3" wp14:editId="4B987181">
            <wp:extent cx="5048250" cy="3337840"/>
            <wp:effectExtent l="0" t="0" r="0" b="0"/>
            <wp:docPr id="3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3" cstate="screen">
                      <a:extLst>
                        <a:ext uri="{28A0092B-C50C-407E-A947-70E740481C1C}">
                          <a14:useLocalDpi xmlns:a14="http://schemas.microsoft.com/office/drawing/2010/main"/>
                        </a:ext>
                      </a:extLst>
                    </a:blip>
                    <a:srcRect/>
                    <a:stretch>
                      <a:fillRect/>
                    </a:stretch>
                  </pic:blipFill>
                  <pic:spPr>
                    <a:xfrm>
                      <a:off x="0" y="0"/>
                      <a:ext cx="5067479" cy="3350554"/>
                    </a:xfrm>
                    <a:prstGeom prst="rect">
                      <a:avLst/>
                    </a:prstGeom>
                    <a:ln/>
                  </pic:spPr>
                </pic:pic>
              </a:graphicData>
            </a:graphic>
          </wp:inline>
        </w:drawing>
      </w:r>
    </w:p>
    <w:p w14:paraId="6CC99FA4" w14:textId="77777777" w:rsidR="00323A78" w:rsidRPr="00E828B6" w:rsidRDefault="00323A78" w:rsidP="00323A78">
      <w:pPr>
        <w:widowControl w:val="0"/>
        <w:rPr>
          <w:rFonts w:ascii="Times New Roman" w:hAnsi="Times New Roman"/>
        </w:rPr>
      </w:pPr>
    </w:p>
    <w:p w14:paraId="0DFE513D" w14:textId="77777777" w:rsidR="00323A78" w:rsidRPr="00E828B6" w:rsidRDefault="00323A78" w:rsidP="00323A78">
      <w:pPr>
        <w:pStyle w:val="berschrift2"/>
        <w:keepNext w:val="0"/>
        <w:widowControl w:val="0"/>
        <w:rPr>
          <w:rFonts w:ascii="Times New Roman" w:hAnsi="Times New Roman" w:cs="Times New Roman"/>
        </w:rPr>
      </w:pPr>
      <w:bookmarkStart w:id="96" w:name="_jw5dyalpyasw" w:colFirst="0" w:colLast="0"/>
      <w:bookmarkStart w:id="97" w:name="_Toc473201286"/>
      <w:bookmarkEnd w:id="96"/>
      <w:r w:rsidRPr="00E828B6">
        <w:rPr>
          <w:rFonts w:ascii="Times New Roman" w:hAnsi="Times New Roman" w:cs="Times New Roman"/>
        </w:rPr>
        <w:t>In Transkriptionen suchen</w:t>
      </w:r>
      <w:bookmarkEnd w:id="97"/>
    </w:p>
    <w:p w14:paraId="707F51F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lastRenderedPageBreak/>
        <w:t xml:space="preserve">Aus </w:t>
      </w:r>
      <w:proofErr w:type="spellStart"/>
      <w:r w:rsidRPr="00E828B6">
        <w:rPr>
          <w:rFonts w:ascii="Times New Roman" w:hAnsi="Times New Roman"/>
        </w:rPr>
        <w:t>Coma</w:t>
      </w:r>
      <w:proofErr w:type="spellEnd"/>
      <w:r w:rsidRPr="00E828B6">
        <w:rPr>
          <w:rFonts w:ascii="Times New Roman" w:hAnsi="Times New Roman"/>
        </w:rPr>
        <w:t xml:space="preserve"> lassen sich Suchabfragen über alle Transkriptionen des geladenen Korpus anstoßen. Wählen Sie dazu die Option </w:t>
      </w:r>
      <w:r w:rsidRPr="00E828B6">
        <w:rPr>
          <w:rFonts w:ascii="Times New Roman" w:hAnsi="Times New Roman"/>
          <w:sz w:val="20"/>
          <w:shd w:val="clear" w:color="auto" w:fill="D6E3BC"/>
        </w:rPr>
        <w:t>Mit EXAKT im Korpus suchen</w:t>
      </w:r>
      <w:r w:rsidRPr="00E828B6">
        <w:rPr>
          <w:rFonts w:ascii="Times New Roman" w:hAnsi="Times New Roman"/>
        </w:rPr>
        <w:t xml:space="preserve"> aus dem </w:t>
      </w:r>
      <w:r w:rsidRPr="00E828B6">
        <w:rPr>
          <w:rFonts w:ascii="Times New Roman" w:hAnsi="Times New Roman"/>
          <w:sz w:val="20"/>
          <w:shd w:val="clear" w:color="auto" w:fill="D6E3BC"/>
        </w:rPr>
        <w:t>Analyse</w:t>
      </w:r>
      <w:r w:rsidRPr="00E828B6">
        <w:rPr>
          <w:rFonts w:ascii="Times New Roman" w:hAnsi="Times New Roman"/>
        </w:rPr>
        <w:t xml:space="preserve">-Menü. Weitere Informationen zur Suche in EXAKT finden Sie in der EXAKT-Anleitung, die Sie unter </w:t>
      </w:r>
      <w:hyperlink r:id="rId84">
        <w:r w:rsidRPr="00E828B6">
          <w:rPr>
            <w:rFonts w:ascii="Times New Roman" w:hAnsi="Times New Roman"/>
            <w:color w:val="0000FF"/>
            <w:sz w:val="20"/>
            <w:u w:val="single"/>
          </w:rPr>
          <w:t>http://www.exmaralda.org/hilfe.html</w:t>
        </w:r>
      </w:hyperlink>
      <w:r w:rsidRPr="00E828B6">
        <w:rPr>
          <w:rFonts w:ascii="Times New Roman" w:hAnsi="Times New Roman"/>
        </w:rPr>
        <w:t xml:space="preserve"> herunterladen können. </w:t>
      </w:r>
    </w:p>
    <w:p w14:paraId="5F789BDD" w14:textId="77777777" w:rsidR="00323A78" w:rsidRPr="00E828B6" w:rsidRDefault="00323A78" w:rsidP="00323A78">
      <w:pPr>
        <w:pStyle w:val="berschrift2"/>
        <w:keepNext w:val="0"/>
        <w:widowControl w:val="0"/>
        <w:rPr>
          <w:rFonts w:ascii="Times New Roman" w:hAnsi="Times New Roman" w:cs="Times New Roman"/>
        </w:rPr>
      </w:pPr>
      <w:bookmarkStart w:id="98" w:name="_jwyxnfsi55lg" w:colFirst="0" w:colLast="0"/>
      <w:bookmarkStart w:id="99" w:name="_Drucken_der_Metadatenansicht"/>
      <w:bookmarkStart w:id="100" w:name="_Toc473201287"/>
      <w:bookmarkEnd w:id="98"/>
      <w:bookmarkEnd w:id="99"/>
      <w:r w:rsidRPr="00E828B6">
        <w:rPr>
          <w:rFonts w:ascii="Times New Roman" w:hAnsi="Times New Roman" w:cs="Times New Roman"/>
        </w:rPr>
        <w:t>Drucken der Metadatenansicht</w:t>
      </w:r>
      <w:bookmarkEnd w:id="100"/>
    </w:p>
    <w:p w14:paraId="3100686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Mit einem Klick auf das Druckersymbol unter der Metadatenansicht wird die aktuell sichtbare Metadatenansicht (Kommunikation, </w:t>
      </w:r>
      <w:proofErr w:type="spellStart"/>
      <w:r w:rsidRPr="00E828B6">
        <w:rPr>
          <w:rFonts w:ascii="Times New Roman" w:hAnsi="Times New Roman"/>
        </w:rPr>
        <w:t>Kommunikation+Sprecher</w:t>
      </w:r>
      <w:proofErr w:type="spellEnd"/>
      <w:r w:rsidRPr="00E828B6">
        <w:rPr>
          <w:rFonts w:ascii="Times New Roman" w:hAnsi="Times New Roman"/>
        </w:rPr>
        <w:t xml:space="preserve"> oder Sprecher) an einen Webbrowser geschickt, von wo aus sie sich ausdrucken lässt. Beachten Sie, dass sie die Ansicht über das </w:t>
      </w:r>
      <w:r w:rsidRPr="00E828B6">
        <w:rPr>
          <w:rFonts w:ascii="Times New Roman" w:hAnsi="Times New Roman"/>
          <w:sz w:val="20"/>
          <w:shd w:val="clear" w:color="auto" w:fill="D6E3BC"/>
        </w:rPr>
        <w:t>Ansicht</w:t>
      </w:r>
      <w:r w:rsidRPr="00E828B6">
        <w:rPr>
          <w:rFonts w:ascii="Times New Roman" w:hAnsi="Times New Roman"/>
        </w:rPr>
        <w:t xml:space="preserve">-Menü vorher auf </w:t>
      </w:r>
      <w:r w:rsidRPr="00E828B6">
        <w:rPr>
          <w:rFonts w:ascii="Times New Roman" w:hAnsi="Times New Roman"/>
          <w:sz w:val="20"/>
          <w:shd w:val="clear" w:color="auto" w:fill="D6E3BC"/>
        </w:rPr>
        <w:t>schwarz-weiß</w:t>
      </w:r>
      <w:r w:rsidRPr="00E828B6">
        <w:rPr>
          <w:rFonts w:ascii="Times New Roman" w:hAnsi="Times New Roman"/>
        </w:rPr>
        <w:t xml:space="preserve"> umschalten können, um möglicherweise eine bessere Druckansicht zu erhalten.</w:t>
      </w:r>
    </w:p>
    <w:p w14:paraId="77B1AEE0" w14:textId="77777777" w:rsidR="00323A78" w:rsidRPr="00E828B6" w:rsidRDefault="00323A78" w:rsidP="00323A78">
      <w:pPr>
        <w:pStyle w:val="berschrift2"/>
        <w:keepNext w:val="0"/>
        <w:widowControl w:val="0"/>
        <w:rPr>
          <w:rFonts w:ascii="Times New Roman" w:hAnsi="Times New Roman" w:cs="Times New Roman"/>
        </w:rPr>
      </w:pPr>
      <w:bookmarkStart w:id="101" w:name="_r4nfws6mr62b" w:colFirst="0" w:colLast="0"/>
      <w:bookmarkStart w:id="102" w:name="_Korpusstatistik_erstellen"/>
      <w:bookmarkStart w:id="103" w:name="_Toc473201288"/>
      <w:bookmarkEnd w:id="101"/>
      <w:bookmarkEnd w:id="102"/>
      <w:proofErr w:type="spellStart"/>
      <w:r w:rsidRPr="00E828B6">
        <w:rPr>
          <w:rFonts w:ascii="Times New Roman" w:hAnsi="Times New Roman" w:cs="Times New Roman"/>
        </w:rPr>
        <w:t>Korpusstatistik</w:t>
      </w:r>
      <w:proofErr w:type="spellEnd"/>
      <w:r w:rsidRPr="00E828B6">
        <w:rPr>
          <w:rFonts w:ascii="Times New Roman" w:hAnsi="Times New Roman" w:cs="Times New Roman"/>
        </w:rPr>
        <w:t xml:space="preserve"> erstellen</w:t>
      </w:r>
      <w:bookmarkEnd w:id="103"/>
    </w:p>
    <w:p w14:paraId="768EAC73"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Über die Option </w:t>
      </w:r>
      <w:proofErr w:type="spellStart"/>
      <w:r w:rsidRPr="00E828B6">
        <w:rPr>
          <w:rFonts w:ascii="Times New Roman" w:hAnsi="Times New Roman"/>
          <w:sz w:val="20"/>
          <w:shd w:val="clear" w:color="auto" w:fill="D6E3BC"/>
        </w:rPr>
        <w:t>Korpusstatistik</w:t>
      </w:r>
      <w:proofErr w:type="spellEnd"/>
      <w:r w:rsidRPr="00E828B6">
        <w:rPr>
          <w:rFonts w:ascii="Times New Roman" w:hAnsi="Times New Roman"/>
          <w:sz w:val="20"/>
          <w:shd w:val="clear" w:color="auto" w:fill="D6E3BC"/>
        </w:rPr>
        <w:t xml:space="preserve"> </w:t>
      </w:r>
      <w:r w:rsidRPr="00E828B6">
        <w:rPr>
          <w:rFonts w:ascii="Times New Roman" w:hAnsi="Times New Roman"/>
          <w:sz w:val="20"/>
          <w:szCs w:val="20"/>
          <w:shd w:val="clear" w:color="auto" w:fill="D6E3BC"/>
        </w:rPr>
        <w:t>generieren</w:t>
      </w:r>
      <w:r w:rsidRPr="00E828B6">
        <w:rPr>
          <w:rFonts w:ascii="Times New Roman" w:hAnsi="Times New Roman"/>
        </w:rPr>
        <w:t xml:space="preserve"> im </w:t>
      </w:r>
      <w:r w:rsidRPr="00E828B6">
        <w:rPr>
          <w:rFonts w:ascii="Times New Roman" w:hAnsi="Times New Roman"/>
          <w:sz w:val="20"/>
          <w:shd w:val="clear" w:color="auto" w:fill="D6E3BC"/>
        </w:rPr>
        <w:t>Analyse</w:t>
      </w:r>
      <w:r w:rsidRPr="00E828B6">
        <w:rPr>
          <w:rFonts w:ascii="Times New Roman" w:hAnsi="Times New Roman"/>
        </w:rPr>
        <w:t>-Menü lässt sich Statistik für die Segmentzahlen des geöffneten Korpus erstellen, und zwar entweder nach Kommunikationen oder nach Sprechern. Wenn Sie die Option aufrufen, werden zunächst die Segmentzahlen aller verknüpften Transkriptionen ermittelt:</w:t>
      </w:r>
    </w:p>
    <w:p w14:paraId="5A7AB954"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324750D5" wp14:editId="74F4D597">
            <wp:extent cx="2846705" cy="569595"/>
            <wp:effectExtent l="0" t="0" r="0" b="0"/>
            <wp:docPr id="32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5"/>
                    <a:srcRect/>
                    <a:stretch>
                      <a:fillRect/>
                    </a:stretch>
                  </pic:blipFill>
                  <pic:spPr>
                    <a:xfrm>
                      <a:off x="0" y="0"/>
                      <a:ext cx="2846705" cy="569595"/>
                    </a:xfrm>
                    <a:prstGeom prst="rect">
                      <a:avLst/>
                    </a:prstGeom>
                    <a:ln/>
                  </pic:spPr>
                </pic:pic>
              </a:graphicData>
            </a:graphic>
          </wp:inline>
        </w:drawing>
      </w:r>
    </w:p>
    <w:p w14:paraId="3124A79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Dann erscheint ein Dialog, in dem Sie auswählen können, ob die Segmentzahlen nach Kommunikationen oder nach Sprechern ausgegeben werden sollen. Sie können auch ein eigenes, externes Stylesheet bestimmen, das die Auswertung übernehmen soll.</w:t>
      </w:r>
    </w:p>
    <w:p w14:paraId="663EA1D9"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6FB2F65E" wp14:editId="3FA25F5F">
            <wp:extent cx="3338195" cy="758825"/>
            <wp:effectExtent l="0" t="0" r="0" b="0"/>
            <wp:docPr id="32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6"/>
                    <a:srcRect/>
                    <a:stretch>
                      <a:fillRect/>
                    </a:stretch>
                  </pic:blipFill>
                  <pic:spPr>
                    <a:xfrm>
                      <a:off x="0" y="0"/>
                      <a:ext cx="3338195" cy="758825"/>
                    </a:xfrm>
                    <a:prstGeom prst="rect">
                      <a:avLst/>
                    </a:prstGeom>
                    <a:ln/>
                  </pic:spPr>
                </pic:pic>
              </a:graphicData>
            </a:graphic>
          </wp:inline>
        </w:drawing>
      </w:r>
    </w:p>
    <w:p w14:paraId="0BD3F90C"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 xml:space="preserve">Nach einem Klick auf die </w:t>
      </w:r>
      <w:r w:rsidRPr="00E828B6">
        <w:rPr>
          <w:rFonts w:ascii="Times New Roman" w:hAnsi="Times New Roman"/>
          <w:sz w:val="20"/>
          <w:shd w:val="clear" w:color="auto" w:fill="D6E3BC"/>
        </w:rPr>
        <w:t>OK</w:t>
      </w:r>
      <w:r w:rsidRPr="00E828B6">
        <w:rPr>
          <w:rFonts w:ascii="Times New Roman" w:hAnsi="Times New Roman"/>
        </w:rPr>
        <w:t xml:space="preserve">-Schaltfläche wird die </w:t>
      </w:r>
      <w:proofErr w:type="spellStart"/>
      <w:r w:rsidRPr="00E828B6">
        <w:rPr>
          <w:rFonts w:ascii="Times New Roman" w:hAnsi="Times New Roman"/>
        </w:rPr>
        <w:t>Korpusstatistik</w:t>
      </w:r>
      <w:proofErr w:type="spellEnd"/>
      <w:r w:rsidRPr="00E828B6">
        <w:rPr>
          <w:rFonts w:ascii="Times New Roman" w:hAnsi="Times New Roman"/>
        </w:rPr>
        <w:t xml:space="preserve"> generiert und in einem Webbrowser geöffnet: </w:t>
      </w:r>
    </w:p>
    <w:p w14:paraId="5E05F475"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lastRenderedPageBreak/>
        <w:drawing>
          <wp:inline distT="19050" distB="19050" distL="19050" distR="19050" wp14:anchorId="533196A7" wp14:editId="306D6806">
            <wp:extent cx="5003165" cy="4641215"/>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87"/>
                    <a:srcRect/>
                    <a:stretch>
                      <a:fillRect/>
                    </a:stretch>
                  </pic:blipFill>
                  <pic:spPr>
                    <a:xfrm>
                      <a:off x="0" y="0"/>
                      <a:ext cx="5003165" cy="4641215"/>
                    </a:xfrm>
                    <a:prstGeom prst="rect">
                      <a:avLst/>
                    </a:prstGeom>
                    <a:ln/>
                  </pic:spPr>
                </pic:pic>
              </a:graphicData>
            </a:graphic>
          </wp:inline>
        </w:drawing>
      </w:r>
    </w:p>
    <w:p w14:paraId="25802810"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In diesem Beispiel wurde die Statistik nach Sprechern erstellt: Für alle Sprecher (hier mit Kürzeln repräsentiert) wird eine Tabelle mit allen Kommunikationen, an denen Sie teilgenommen haben, und einer genauen Aufschlüsselung der enthaltenen Segmente ausgegeben.</w:t>
      </w:r>
    </w:p>
    <w:p w14:paraId="408DB572"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 xml:space="preserve">Wenn Sie die Auswertung in einem </w:t>
      </w:r>
      <w:r w:rsidRPr="00E828B6">
        <w:rPr>
          <w:rFonts w:ascii="Times New Roman" w:eastAsia="Calibri" w:hAnsi="Times New Roman"/>
        </w:rPr>
        <w:t>anderen</w:t>
      </w:r>
      <w:r w:rsidRPr="00E828B6">
        <w:rPr>
          <w:rFonts w:ascii="Times New Roman" w:hAnsi="Times New Roman"/>
        </w:rPr>
        <w:t xml:space="preserve"> Programm weiterverwenden wollen, so können Sie den Inhalt des Browserfensters entweder über die Zwischenablage z.B. in Word einfügen oder die HTML-Datei aus dem Browser speichern.</w:t>
      </w:r>
    </w:p>
    <w:p w14:paraId="1776A2C5" w14:textId="77777777" w:rsidR="00323A78" w:rsidRPr="00E828B6" w:rsidRDefault="00323A78" w:rsidP="00323A78">
      <w:pPr>
        <w:widowControl w:val="0"/>
        <w:spacing w:before="120" w:after="120"/>
        <w:rPr>
          <w:rFonts w:ascii="Times New Roman" w:hAnsi="Times New Roman"/>
        </w:rPr>
      </w:pPr>
    </w:p>
    <w:p w14:paraId="3D4F1690" w14:textId="77777777" w:rsidR="00323A78" w:rsidRPr="00E828B6" w:rsidRDefault="00323A78" w:rsidP="00323A78">
      <w:pPr>
        <w:pStyle w:val="berschrift2"/>
        <w:keepNext w:val="0"/>
        <w:widowControl w:val="0"/>
        <w:rPr>
          <w:rFonts w:ascii="Times New Roman" w:hAnsi="Times New Roman" w:cs="Times New Roman"/>
        </w:rPr>
      </w:pPr>
      <w:bookmarkStart w:id="104" w:name="_63cc9vyksxhh" w:colFirst="0" w:colLast="0"/>
      <w:bookmarkStart w:id="105" w:name="_Wortliste_erstellen"/>
      <w:bookmarkStart w:id="106" w:name="_Toc473201289"/>
      <w:bookmarkEnd w:id="104"/>
      <w:bookmarkEnd w:id="105"/>
      <w:r w:rsidRPr="00E828B6">
        <w:rPr>
          <w:rFonts w:ascii="Times New Roman" w:hAnsi="Times New Roman" w:cs="Times New Roman"/>
        </w:rPr>
        <w:t>Wortliste erstellen</w:t>
      </w:r>
      <w:bookmarkEnd w:id="106"/>
    </w:p>
    <w:p w14:paraId="1E21789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Mit der Option </w:t>
      </w:r>
      <w:r w:rsidRPr="00E828B6">
        <w:rPr>
          <w:rFonts w:ascii="Times New Roman" w:hAnsi="Times New Roman"/>
          <w:sz w:val="20"/>
          <w:shd w:val="clear" w:color="auto" w:fill="D6E3BC"/>
        </w:rPr>
        <w:t>Wortliste erstellen</w:t>
      </w:r>
      <w:r w:rsidRPr="00E828B6">
        <w:rPr>
          <w:rFonts w:ascii="Times New Roman" w:hAnsi="Times New Roman"/>
        </w:rPr>
        <w:t xml:space="preserve"> aus dem </w:t>
      </w:r>
      <w:r w:rsidRPr="00E828B6">
        <w:rPr>
          <w:rFonts w:ascii="Times New Roman" w:hAnsi="Times New Roman"/>
          <w:sz w:val="20"/>
          <w:shd w:val="clear" w:color="auto" w:fill="D6E3BC"/>
        </w:rPr>
        <w:t>Analyse</w:t>
      </w:r>
      <w:r w:rsidRPr="00E828B6">
        <w:rPr>
          <w:rFonts w:ascii="Times New Roman" w:hAnsi="Times New Roman"/>
        </w:rPr>
        <w:t xml:space="preserve">-Menü lässt sich eine Liste aller Wörter in allen Transkriptionen des geöffneten Korpus erstellen. Wenn Sie die Option anwählen, werden zunächst alle Wörter aller Transkriptionen (sofern sie segmentiert sind) ermittelt. Dies kann je nach </w:t>
      </w:r>
      <w:proofErr w:type="spellStart"/>
      <w:r w:rsidRPr="00E828B6">
        <w:rPr>
          <w:rFonts w:ascii="Times New Roman" w:hAnsi="Times New Roman"/>
        </w:rPr>
        <w:t>Korpusgröße</w:t>
      </w:r>
      <w:proofErr w:type="spellEnd"/>
      <w:r w:rsidRPr="00E828B6">
        <w:rPr>
          <w:rFonts w:ascii="Times New Roman" w:hAnsi="Times New Roman"/>
        </w:rPr>
        <w:t xml:space="preserve"> durchaus eine Weile dauern.</w:t>
      </w:r>
    </w:p>
    <w:p w14:paraId="051C106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Anschließend wird die Wortliste angezeigt:</w:t>
      </w:r>
    </w:p>
    <w:p w14:paraId="20ACEC59" w14:textId="77777777" w:rsidR="00323A78" w:rsidRPr="00E828B6" w:rsidRDefault="00323A78" w:rsidP="00323A78">
      <w:pPr>
        <w:widowControl w:val="0"/>
        <w:rPr>
          <w:rFonts w:ascii="Times New Roman" w:hAnsi="Times New Roman"/>
        </w:rPr>
      </w:pPr>
      <w:r w:rsidRPr="00E828B6">
        <w:rPr>
          <w:rFonts w:ascii="Times New Roman" w:hAnsi="Times New Roman"/>
          <w:noProof/>
        </w:rPr>
        <w:lastRenderedPageBreak/>
        <w:drawing>
          <wp:inline distT="19050" distB="19050" distL="19050" distR="19050" wp14:anchorId="703C8279" wp14:editId="5C66430F">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88"/>
                    <a:srcRect/>
                    <a:stretch>
                      <a:fillRect/>
                    </a:stretch>
                  </pic:blipFill>
                  <pic:spPr>
                    <a:xfrm>
                      <a:off x="0" y="0"/>
                      <a:ext cx="3916680" cy="2052955"/>
                    </a:xfrm>
                    <a:prstGeom prst="rect">
                      <a:avLst/>
                    </a:prstGeom>
                    <a:ln/>
                  </pic:spPr>
                </pic:pic>
              </a:graphicData>
            </a:graphic>
          </wp:inline>
        </w:drawing>
      </w:r>
    </w:p>
    <w:p w14:paraId="24F3D206"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In der Tabelle auf der linken Seite sehen Sie in der linken Spalte die gefundenen Wörter und in der rechten Spalte die Anzahl der Vorkommen im Korpus. Beide Spalten lassen sich durch Klick auf den Spaltenkopf sortieren.</w:t>
      </w:r>
    </w:p>
    <w:p w14:paraId="38CCF2C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Mit Hilfe des </w:t>
      </w:r>
      <w:r w:rsidRPr="00E828B6">
        <w:rPr>
          <w:rFonts w:ascii="Times New Roman" w:hAnsi="Times New Roman"/>
          <w:sz w:val="20"/>
          <w:shd w:val="clear" w:color="auto" w:fill="D6E3BC"/>
        </w:rPr>
        <w:t>Filter</w:t>
      </w:r>
      <w:r w:rsidRPr="00E828B6">
        <w:rPr>
          <w:rFonts w:ascii="Times New Roman" w:hAnsi="Times New Roman"/>
        </w:rPr>
        <w:t>-Eingabefeldes am oberen Rand des Fensters lässt sich die Anzeige auf bestimmte Wörter reduzieren.</w:t>
      </w:r>
    </w:p>
    <w:p w14:paraId="298B1B9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Unter der Tabelle lässt sich die Wortliste über die Schaltfläche </w:t>
      </w:r>
      <w:r w:rsidRPr="00E828B6">
        <w:rPr>
          <w:rFonts w:ascii="Times New Roman" w:hAnsi="Times New Roman"/>
          <w:sz w:val="20"/>
          <w:shd w:val="clear" w:color="auto" w:fill="D6E3BC"/>
        </w:rPr>
        <w:t xml:space="preserve">Save </w:t>
      </w:r>
      <w:proofErr w:type="spellStart"/>
      <w:r w:rsidRPr="00E828B6">
        <w:rPr>
          <w:rFonts w:ascii="Times New Roman" w:hAnsi="Times New Roman"/>
          <w:sz w:val="20"/>
          <w:shd w:val="clear" w:color="auto" w:fill="D6E3BC"/>
        </w:rPr>
        <w:t>wordlist</w:t>
      </w:r>
      <w:proofErr w:type="spellEnd"/>
      <w:r w:rsidRPr="00E828B6">
        <w:rPr>
          <w:rFonts w:ascii="Times New Roman" w:hAnsi="Times New Roman"/>
          <w:sz w:val="20"/>
          <w:shd w:val="clear" w:color="auto" w:fill="D6E3BC"/>
        </w:rPr>
        <w:t>…</w:t>
      </w:r>
      <w:r w:rsidRPr="00E828B6">
        <w:rPr>
          <w:rFonts w:ascii="Times New Roman" w:hAnsi="Times New Roman"/>
        </w:rPr>
        <w:t xml:space="preserve"> als HTML-Datei abspeichern, die sich u.a. auch in MS Word öffnen lässt. </w:t>
      </w:r>
    </w:p>
    <w:p w14:paraId="58ADE1B1"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In die rechte, mit </w:t>
      </w:r>
      <w:proofErr w:type="spellStart"/>
      <w:r w:rsidRPr="00E828B6">
        <w:rPr>
          <w:rFonts w:ascii="Times New Roman" w:hAnsi="Times New Roman"/>
          <w:sz w:val="20"/>
          <w:shd w:val="clear" w:color="auto" w:fill="D6E3BC"/>
        </w:rPr>
        <w:t>Selection</w:t>
      </w:r>
      <w:proofErr w:type="spellEnd"/>
      <w:r w:rsidRPr="00E828B6">
        <w:rPr>
          <w:rFonts w:ascii="Times New Roman" w:hAnsi="Times New Roman"/>
        </w:rPr>
        <w:t xml:space="preserve"> überschriebene Spalte lassen sich durch Klick auf die </w:t>
      </w:r>
      <w:r w:rsidRPr="00E828B6">
        <w:rPr>
          <w:rFonts w:ascii="Times New Roman" w:hAnsi="Times New Roman"/>
          <w:noProof/>
        </w:rPr>
        <w:drawing>
          <wp:inline distT="19050" distB="19050" distL="19050" distR="19050" wp14:anchorId="5A276DE4" wp14:editId="35AF9CB2">
            <wp:extent cx="198120" cy="198120"/>
            <wp:effectExtent l="0" t="0" r="0" b="0"/>
            <wp:docPr id="32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7"/>
                    <a:srcRect/>
                    <a:stretch>
                      <a:fillRect/>
                    </a:stretch>
                  </pic:blipFill>
                  <pic:spPr>
                    <a:xfrm>
                      <a:off x="0" y="0"/>
                      <a:ext cx="198120" cy="198120"/>
                    </a:xfrm>
                    <a:prstGeom prst="rect">
                      <a:avLst/>
                    </a:prstGeom>
                    <a:ln/>
                  </pic:spPr>
                </pic:pic>
              </a:graphicData>
            </a:graphic>
          </wp:inline>
        </w:drawing>
      </w:r>
      <w:r w:rsidRPr="00E828B6">
        <w:rPr>
          <w:rFonts w:ascii="Times New Roman" w:hAnsi="Times New Roman"/>
        </w:rPr>
        <w:t xml:space="preserve"> Schaltfläche ausgewählte Wörter in eine Auswahlliste überführen. Mit einem Klick auf die Schaltfläche </w:t>
      </w:r>
      <w:proofErr w:type="spellStart"/>
      <w:r w:rsidRPr="00E828B6">
        <w:rPr>
          <w:rFonts w:ascii="Times New Roman" w:hAnsi="Times New Roman"/>
          <w:sz w:val="20"/>
          <w:shd w:val="clear" w:color="auto" w:fill="D6E3BC"/>
        </w:rPr>
        <w:t>XPath</w:t>
      </w:r>
      <w:proofErr w:type="spellEnd"/>
      <w:r w:rsidRPr="00E828B6">
        <w:rPr>
          <w:rFonts w:ascii="Times New Roman" w:hAnsi="Times New Roman"/>
        </w:rPr>
        <w:t xml:space="preserve"> wird ein </w:t>
      </w:r>
      <w:proofErr w:type="spellStart"/>
      <w:r w:rsidRPr="00E828B6">
        <w:rPr>
          <w:rFonts w:ascii="Times New Roman" w:hAnsi="Times New Roman"/>
        </w:rPr>
        <w:t>XPath</w:t>
      </w:r>
      <w:proofErr w:type="spellEnd"/>
      <w:r w:rsidRPr="00E828B6">
        <w:rPr>
          <w:rFonts w:ascii="Times New Roman" w:hAnsi="Times New Roman"/>
        </w:rPr>
        <w:t xml:space="preserve"> erzeugt und in die Zwischenablage kopiert, der sich als Suchausdruck im Suchwerkzeug EXAKT verwenden lässt. Ein Klick auf die Schaltfläche </w:t>
      </w:r>
      <w:proofErr w:type="spellStart"/>
      <w:r w:rsidRPr="00E828B6">
        <w:rPr>
          <w:rFonts w:ascii="Times New Roman" w:hAnsi="Times New Roman"/>
          <w:sz w:val="20"/>
          <w:shd w:val="clear" w:color="auto" w:fill="D6E3BC"/>
        </w:rPr>
        <w:t>Regex</w:t>
      </w:r>
      <w:proofErr w:type="spellEnd"/>
      <w:r w:rsidRPr="00E828B6">
        <w:rPr>
          <w:rFonts w:ascii="Times New Roman" w:hAnsi="Times New Roman"/>
        </w:rPr>
        <w:t xml:space="preserve"> kopiert einen regulären Ausdruck in die Zwischenablage, der sich ebenfalls in EXAKT zur Suche nach den ausgewählten Wörtern einsetzen lässt.</w:t>
      </w:r>
    </w:p>
    <w:p w14:paraId="21B836D8" w14:textId="77777777" w:rsidR="00323A78" w:rsidRPr="00E828B6" w:rsidRDefault="00323A78" w:rsidP="00323A78">
      <w:pPr>
        <w:pStyle w:val="berschrift2"/>
        <w:keepNext w:val="0"/>
        <w:widowControl w:val="0"/>
        <w:rPr>
          <w:rFonts w:ascii="Times New Roman" w:hAnsi="Times New Roman" w:cs="Times New Roman"/>
        </w:rPr>
      </w:pPr>
      <w:bookmarkStart w:id="107" w:name="_Wortliste_für_ausgewählte"/>
      <w:bookmarkStart w:id="108" w:name="_Toc473201290"/>
      <w:bookmarkEnd w:id="107"/>
      <w:r w:rsidRPr="00E828B6">
        <w:rPr>
          <w:rFonts w:ascii="Times New Roman" w:hAnsi="Times New Roman" w:cs="Times New Roman"/>
        </w:rPr>
        <w:t>Wortliste für ausgewählte Sprecher erstellen</w:t>
      </w:r>
      <w:bookmarkEnd w:id="108"/>
    </w:p>
    <w:p w14:paraId="331CB364" w14:textId="77777777" w:rsidR="00323A78" w:rsidRPr="00E828B6" w:rsidRDefault="00323A78" w:rsidP="00323A78">
      <w:pPr>
        <w:rPr>
          <w:rFonts w:ascii="Times New Roman" w:hAnsi="Times New Roman"/>
        </w:rPr>
      </w:pPr>
      <w:r w:rsidRPr="00E828B6">
        <w:rPr>
          <w:rFonts w:ascii="Times New Roman" w:hAnsi="Times New Roman"/>
        </w:rPr>
        <w:t xml:space="preserve">Diese Option funktioniert grundsätzlich genau wie </w:t>
      </w:r>
      <w:hyperlink w:anchor="_Wortliste_erstellen" w:history="1">
        <w:r w:rsidRPr="00E828B6">
          <w:rPr>
            <w:rStyle w:val="Hyperlink"/>
            <w:rFonts w:ascii="Times New Roman" w:hAnsi="Times New Roman"/>
          </w:rPr>
          <w:t>Wortliste erstellen</w:t>
        </w:r>
      </w:hyperlink>
      <w:r w:rsidRPr="00E828B6">
        <w:rPr>
          <w:rFonts w:ascii="Times New Roman" w:hAnsi="Times New Roman"/>
        </w:rPr>
        <w:t xml:space="preserve">, nur müssen zuvor die Sprecher angewählt werden, für die die Wortliste erstellt werden soll. </w:t>
      </w:r>
    </w:p>
    <w:p w14:paraId="6F1AE2A2" w14:textId="77777777" w:rsidR="00323A78" w:rsidRPr="009055FA" w:rsidRDefault="00323A78" w:rsidP="00323A78">
      <w:pPr>
        <w:pStyle w:val="berschrift2"/>
        <w:keepNext w:val="0"/>
        <w:widowControl w:val="0"/>
        <w:rPr>
          <w:rFonts w:ascii="Times New Roman" w:hAnsi="Times New Roman" w:cs="Times New Roman"/>
        </w:rPr>
      </w:pPr>
      <w:bookmarkStart w:id="109" w:name="_Ausgabe_einer_html-Datei"/>
      <w:bookmarkStart w:id="110" w:name="_Ausgabe_als_html-Datei"/>
      <w:bookmarkStart w:id="111" w:name="_Toc473201291"/>
      <w:bookmarkEnd w:id="109"/>
      <w:bookmarkEnd w:id="110"/>
      <w:r w:rsidRPr="009055FA">
        <w:rPr>
          <w:rFonts w:ascii="Times New Roman" w:hAnsi="Times New Roman" w:cs="Times New Roman"/>
        </w:rPr>
        <w:t xml:space="preserve">Ausgabe als </w:t>
      </w:r>
      <w:proofErr w:type="spellStart"/>
      <w:r w:rsidRPr="009055FA">
        <w:rPr>
          <w:rFonts w:ascii="Times New Roman" w:hAnsi="Times New Roman" w:cs="Times New Roman"/>
        </w:rPr>
        <w:t>html</w:t>
      </w:r>
      <w:proofErr w:type="spellEnd"/>
      <w:r w:rsidRPr="009055FA">
        <w:rPr>
          <w:rFonts w:ascii="Times New Roman" w:hAnsi="Times New Roman" w:cs="Times New Roman"/>
        </w:rPr>
        <w:t>-Datei</w:t>
      </w:r>
      <w:bookmarkEnd w:id="111"/>
    </w:p>
    <w:p w14:paraId="757562D9" w14:textId="77777777" w:rsidR="00323A78" w:rsidRPr="009055FA" w:rsidRDefault="00323A78" w:rsidP="00323A78">
      <w:pPr>
        <w:widowControl w:val="0"/>
        <w:rPr>
          <w:rFonts w:ascii="Times New Roman" w:hAnsi="Times New Roman"/>
          <w:noProof/>
        </w:rPr>
      </w:pPr>
      <w:r w:rsidRPr="009055FA">
        <w:rPr>
          <w:rFonts w:ascii="Times New Roman" w:hAnsi="Times New Roman"/>
        </w:rPr>
        <w:t xml:space="preserve"> Ein Klick auf Datei&gt;Ausgabe… erstellt eine </w:t>
      </w:r>
      <w:proofErr w:type="spellStart"/>
      <w:r w:rsidRPr="009055FA">
        <w:rPr>
          <w:rFonts w:ascii="Times New Roman" w:hAnsi="Times New Roman"/>
        </w:rPr>
        <w:t>html</w:t>
      </w:r>
      <w:proofErr w:type="spellEnd"/>
      <w:r w:rsidRPr="009055FA">
        <w:rPr>
          <w:rFonts w:ascii="Times New Roman" w:hAnsi="Times New Roman"/>
        </w:rPr>
        <w:t xml:space="preserve">-Ausgabedatei, deren Speicherplatz selbst gewählt werden kann. Es öffnet sich das folgende Fenster: </w:t>
      </w:r>
    </w:p>
    <w:p w14:paraId="335E24BB" w14:textId="77777777" w:rsidR="00323A78" w:rsidRPr="009055FA" w:rsidRDefault="00323A78" w:rsidP="00323A78">
      <w:pPr>
        <w:widowControl w:val="0"/>
        <w:rPr>
          <w:rFonts w:ascii="Times New Roman" w:hAnsi="Times New Roman"/>
        </w:rPr>
      </w:pPr>
      <w:r w:rsidRPr="009055FA">
        <w:rPr>
          <w:rFonts w:ascii="Times New Roman" w:hAnsi="Times New Roman"/>
          <w:noProof/>
        </w:rPr>
        <w:drawing>
          <wp:inline distT="0" distB="0" distL="0" distR="0" wp14:anchorId="2D1B1C7A" wp14:editId="04203690">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DB3E430" w14:textId="77777777" w:rsidR="00323A78" w:rsidRPr="009055FA" w:rsidRDefault="00323A78" w:rsidP="00323A78">
      <w:pPr>
        <w:widowControl w:val="0"/>
        <w:rPr>
          <w:rFonts w:ascii="Times New Roman" w:hAnsi="Times New Roman"/>
        </w:rPr>
      </w:pPr>
      <w:r w:rsidRPr="009055FA">
        <w:rPr>
          <w:rFonts w:ascii="Times New Roman" w:hAnsi="Times New Roman"/>
        </w:rPr>
        <w:t xml:space="preserve">Hier kann beispielsweise eine Tabelle aller Kommunikationen und der zugehörigen </w:t>
      </w:r>
      <w:proofErr w:type="spellStart"/>
      <w:r w:rsidRPr="009055FA">
        <w:rPr>
          <w:rFonts w:ascii="Times New Roman" w:hAnsi="Times New Roman"/>
        </w:rPr>
        <w:t>Descriptions</w:t>
      </w:r>
      <w:proofErr w:type="spellEnd"/>
      <w:r w:rsidRPr="009055FA">
        <w:rPr>
          <w:rFonts w:ascii="Times New Roman" w:hAnsi="Times New Roman"/>
        </w:rPr>
        <w:t xml:space="preserve"> erstellt werden. Es kann entweder ein vorgegebener Ausgabe-Stylesheet aus dem Menü oder ein eigener Stylesheet (</w:t>
      </w:r>
      <w:proofErr w:type="spellStart"/>
      <w:r w:rsidRPr="009055FA">
        <w:rPr>
          <w:rFonts w:ascii="Times New Roman" w:hAnsi="Times New Roman"/>
        </w:rPr>
        <w:t>custom</w:t>
      </w:r>
      <w:proofErr w:type="spellEnd"/>
      <w:r w:rsidRPr="009055FA">
        <w:rPr>
          <w:rFonts w:ascii="Times New Roman" w:hAnsi="Times New Roman"/>
        </w:rPr>
        <w:t xml:space="preserve"> </w:t>
      </w:r>
      <w:proofErr w:type="spellStart"/>
      <w:r w:rsidRPr="009055FA">
        <w:rPr>
          <w:rFonts w:ascii="Times New Roman" w:hAnsi="Times New Roman"/>
        </w:rPr>
        <w:t>stylesheet</w:t>
      </w:r>
      <w:proofErr w:type="spellEnd"/>
      <w:r w:rsidRPr="009055FA">
        <w:rPr>
          <w:rFonts w:ascii="Times New Roman" w:hAnsi="Times New Roman"/>
        </w:rPr>
        <w:t xml:space="preserve">) ausgewählt werden. Außerdem kann beim Umfang ausgewählt werden, ob die Ausgabedatei das gesamte Korpus oder den Korpus-Korb miteinbeziehen soll. Bei Klick auf die vorgegebenen Stylesheets wird daneben eine Beschreibung angezeigt. </w:t>
      </w:r>
    </w:p>
    <w:p w14:paraId="3945DF81" w14:textId="77777777" w:rsidR="00323A78" w:rsidRPr="00E828B6" w:rsidRDefault="00323A78" w:rsidP="00323A78">
      <w:pPr>
        <w:widowControl w:val="0"/>
        <w:rPr>
          <w:rFonts w:ascii="Times New Roman" w:hAnsi="Times New Roman"/>
        </w:rPr>
      </w:pPr>
    </w:p>
    <w:p w14:paraId="489C1814" w14:textId="77777777" w:rsidR="00323A78" w:rsidRPr="00E828B6" w:rsidRDefault="00323A78" w:rsidP="00323A78">
      <w:pPr>
        <w:pStyle w:val="berschrift2"/>
        <w:keepNext w:val="0"/>
        <w:widowControl w:val="0"/>
        <w:rPr>
          <w:rFonts w:ascii="Times New Roman" w:hAnsi="Times New Roman" w:cs="Times New Roman"/>
        </w:rPr>
      </w:pPr>
      <w:bookmarkStart w:id="112" w:name="_z68zu7megse" w:colFirst="0" w:colLast="0"/>
      <w:bookmarkStart w:id="113" w:name="_Korpus-Korb"/>
      <w:bookmarkStart w:id="114" w:name="_Toc473201292"/>
      <w:bookmarkEnd w:id="112"/>
      <w:bookmarkEnd w:id="113"/>
      <w:r w:rsidRPr="00E828B6">
        <w:rPr>
          <w:rFonts w:ascii="Times New Roman" w:hAnsi="Times New Roman" w:cs="Times New Roman"/>
        </w:rPr>
        <w:t>Korpus-Korb</w:t>
      </w:r>
      <w:bookmarkEnd w:id="114"/>
    </w:p>
    <w:p w14:paraId="2754844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Um anhand von Metadaten eine Auswahl an Transkriptionen vornehmen zu können, die dann einer weiteren Analyse zugeführt werden können, gibt es in </w:t>
      </w:r>
      <w:proofErr w:type="spellStart"/>
      <w:r w:rsidRPr="00E828B6">
        <w:rPr>
          <w:rFonts w:ascii="Times New Roman" w:hAnsi="Times New Roman"/>
        </w:rPr>
        <w:t>Coma</w:t>
      </w:r>
      <w:proofErr w:type="spellEnd"/>
      <w:r w:rsidRPr="00E828B6">
        <w:rPr>
          <w:rFonts w:ascii="Times New Roman" w:hAnsi="Times New Roman"/>
        </w:rPr>
        <w:t xml:space="preserve"> den sogenannten „Korpus-Korb“. Es handelt sich dabei um eine Liste von Transkriptionen, die man – analog zu einem Einkaufskorb in einem Online-Shop – nach und nach füllen kann.</w:t>
      </w:r>
    </w:p>
    <w:p w14:paraId="70640098"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Den aktuellen Inhalt des Korpus-Korbes kann man sich anschauen, wenn man auf den entsprechenden Reiter am oberen Rand von </w:t>
      </w:r>
      <w:proofErr w:type="spellStart"/>
      <w:r w:rsidRPr="00E828B6">
        <w:rPr>
          <w:rFonts w:ascii="Times New Roman" w:hAnsi="Times New Roman"/>
        </w:rPr>
        <w:t>Coma</w:t>
      </w:r>
      <w:proofErr w:type="spellEnd"/>
      <w:r w:rsidRPr="00E828B6">
        <w:rPr>
          <w:rFonts w:ascii="Times New Roman" w:hAnsi="Times New Roman"/>
        </w:rPr>
        <w:t xml:space="preserve"> klickt.</w:t>
      </w:r>
    </w:p>
    <w:p w14:paraId="4777AEC5" w14:textId="77777777" w:rsidR="00323A78" w:rsidRPr="00E828B6" w:rsidRDefault="00323A78" w:rsidP="00323A78">
      <w:pPr>
        <w:pStyle w:val="berschrift3"/>
        <w:widowControl w:val="0"/>
        <w:spacing w:before="240" w:after="60"/>
      </w:pPr>
      <w:bookmarkStart w:id="115" w:name="_xe3mfphwme26" w:colFirst="0" w:colLast="0"/>
      <w:bookmarkStart w:id="116" w:name="_Toc473201293"/>
      <w:bookmarkEnd w:id="115"/>
      <w:r w:rsidRPr="00E828B6">
        <w:t>Verwalten des Korbes</w:t>
      </w:r>
      <w:bookmarkEnd w:id="116"/>
    </w:p>
    <w:p w14:paraId="55789674"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Der Korpus-Korb-Reiter bietet drei Schaltflächen zur Verwaltung:</w:t>
      </w:r>
    </w:p>
    <w:p w14:paraId="0E30C6A5"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Transkription entfernen</w:t>
      </w:r>
      <w:r w:rsidRPr="00E828B6">
        <w:rPr>
          <w:rFonts w:ascii="Times New Roman" w:hAnsi="Times New Roman"/>
        </w:rPr>
        <w:t>: Wenn in der Liste eine Transkription ausgewählt ist, so lässt sie sich mit einem Klick auf diese Schaltfläche aus dem Korb entfernen. Die Transkription wird nur aus dem Korb genommen; am eigentlichen Korpus ändert sich dadurch nichts.</w:t>
      </w:r>
    </w:p>
    <w:p w14:paraId="00416E01"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Korb leeren</w:t>
      </w:r>
      <w:r w:rsidRPr="00E828B6">
        <w:rPr>
          <w:rFonts w:ascii="Times New Roman" w:hAnsi="Times New Roman"/>
        </w:rPr>
        <w:t>: Entfernt alle Transkriptionen aus dem Korb.</w:t>
      </w:r>
    </w:p>
    <w:p w14:paraId="6925C978" w14:textId="77777777" w:rsidR="00323A78" w:rsidRPr="00E828B6" w:rsidRDefault="00323A78" w:rsidP="00323A78">
      <w:pPr>
        <w:widowControl w:val="0"/>
        <w:rPr>
          <w:rFonts w:ascii="Times New Roman" w:hAnsi="Times New Roman"/>
        </w:rPr>
      </w:pPr>
    </w:p>
    <w:p w14:paraId="69AEE7C5"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62D9D54D" wp14:editId="59D8E481">
            <wp:extent cx="5098415" cy="3191510"/>
            <wp:effectExtent l="0" t="0" r="0" b="0"/>
            <wp:docPr id="3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0"/>
                    <a:srcRect/>
                    <a:stretch>
                      <a:fillRect/>
                    </a:stretch>
                  </pic:blipFill>
                  <pic:spPr>
                    <a:xfrm>
                      <a:off x="0" y="0"/>
                      <a:ext cx="5098415" cy="3191510"/>
                    </a:xfrm>
                    <a:prstGeom prst="rect">
                      <a:avLst/>
                    </a:prstGeom>
                    <a:ln/>
                  </pic:spPr>
                </pic:pic>
              </a:graphicData>
            </a:graphic>
          </wp:inline>
        </w:drawing>
      </w:r>
    </w:p>
    <w:p w14:paraId="75FE5D5C"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Korb speichern als</w:t>
      </w:r>
      <w:r w:rsidRPr="00E828B6">
        <w:rPr>
          <w:rFonts w:ascii="Times New Roman" w:hAnsi="Times New Roman"/>
        </w:rPr>
        <w:t xml:space="preserve">: Mit dieser Schaltfläche können Sie den Inhalt des Korbes auf dem Computer abspeichern. Der Korb wird dabei als eine vollwertiges </w:t>
      </w:r>
      <w:proofErr w:type="spellStart"/>
      <w:r w:rsidRPr="00E828B6">
        <w:rPr>
          <w:rFonts w:ascii="Times New Roman" w:hAnsi="Times New Roman"/>
        </w:rPr>
        <w:t>Coma</w:t>
      </w:r>
      <w:proofErr w:type="spellEnd"/>
      <w:r w:rsidRPr="00E828B6">
        <w:rPr>
          <w:rFonts w:ascii="Times New Roman" w:hAnsi="Times New Roman"/>
        </w:rPr>
        <w:t xml:space="preserve">-Korpus gespeichert und lässt sich anschließend sowohl in </w:t>
      </w:r>
      <w:proofErr w:type="spellStart"/>
      <w:r w:rsidRPr="00E828B6">
        <w:rPr>
          <w:rFonts w:ascii="Times New Roman" w:hAnsi="Times New Roman"/>
        </w:rPr>
        <w:t>Coma</w:t>
      </w:r>
      <w:proofErr w:type="spellEnd"/>
      <w:r w:rsidRPr="00E828B6">
        <w:rPr>
          <w:rFonts w:ascii="Times New Roman" w:hAnsi="Times New Roman"/>
        </w:rPr>
        <w:t xml:space="preserve"> als auch in EXAKT öffnen, enthält aber eben nur die Metadaten zu den Transkriptionen, die vorher in den Korb gelegt wurden. </w:t>
      </w:r>
    </w:p>
    <w:p w14:paraId="3A5088BC"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 xml:space="preserve">Um die volle Funktionsfähigkeit des gespeicherten Korpus zu erhalten, sollten Sie es in </w:t>
      </w:r>
      <w:r w:rsidRPr="00E828B6">
        <w:rPr>
          <w:rFonts w:ascii="Times New Roman" w:eastAsia="Calibri" w:hAnsi="Times New Roman"/>
        </w:rPr>
        <w:t>dasselbe</w:t>
      </w:r>
      <w:r w:rsidRPr="00E828B6">
        <w:rPr>
          <w:rFonts w:ascii="Times New Roman" w:hAnsi="Times New Roman"/>
        </w:rPr>
        <w:t xml:space="preserve"> Verzeichnis speichern wie die </w:t>
      </w:r>
      <w:proofErr w:type="spellStart"/>
      <w:r w:rsidRPr="00E828B6">
        <w:rPr>
          <w:rFonts w:ascii="Times New Roman" w:hAnsi="Times New Roman"/>
        </w:rPr>
        <w:t>Coma</w:t>
      </w:r>
      <w:proofErr w:type="spellEnd"/>
      <w:r w:rsidRPr="00E828B6">
        <w:rPr>
          <w:rFonts w:ascii="Times New Roman" w:hAnsi="Times New Roman"/>
        </w:rPr>
        <w:t>-Datei, aus dem Sie es generiert haben.</w:t>
      </w:r>
    </w:p>
    <w:p w14:paraId="3E9A66F1" w14:textId="77777777" w:rsidR="00323A78" w:rsidRPr="00E828B6" w:rsidRDefault="00323A78" w:rsidP="00323A78">
      <w:pPr>
        <w:widowControl w:val="0"/>
        <w:spacing w:before="120" w:after="120"/>
        <w:rPr>
          <w:rFonts w:ascii="Times New Roman" w:eastAsia="Calibri" w:hAnsi="Times New Roman"/>
        </w:rPr>
      </w:pPr>
    </w:p>
    <w:p w14:paraId="446C12CD" w14:textId="77777777" w:rsidR="00323A78" w:rsidRPr="00E828B6" w:rsidRDefault="00323A78" w:rsidP="00323A78">
      <w:pPr>
        <w:pStyle w:val="berschrift2"/>
        <w:keepNext w:val="0"/>
        <w:widowControl w:val="0"/>
        <w:rPr>
          <w:rFonts w:ascii="Times New Roman" w:hAnsi="Times New Roman" w:cs="Times New Roman"/>
        </w:rPr>
      </w:pPr>
      <w:bookmarkStart w:id="117" w:name="_TreeTagger"/>
      <w:bookmarkStart w:id="118" w:name="_Toc473201294"/>
      <w:bookmarkEnd w:id="117"/>
      <w:proofErr w:type="spellStart"/>
      <w:r w:rsidRPr="00E828B6">
        <w:rPr>
          <w:rFonts w:ascii="Times New Roman" w:hAnsi="Times New Roman" w:cs="Times New Roman"/>
        </w:rPr>
        <w:t>TreeTagger</w:t>
      </w:r>
      <w:bookmarkEnd w:id="118"/>
      <w:proofErr w:type="spellEnd"/>
    </w:p>
    <w:p w14:paraId="011A27DB" w14:textId="77777777" w:rsidR="00323A78" w:rsidRPr="009055FA" w:rsidRDefault="00323A78" w:rsidP="00323A78">
      <w:pPr>
        <w:rPr>
          <w:rFonts w:ascii="Times New Roman" w:hAnsi="Times New Roman"/>
        </w:rPr>
      </w:pPr>
      <w:r w:rsidRPr="00E828B6">
        <w:rPr>
          <w:rFonts w:ascii="Times New Roman" w:hAnsi="Times New Roman"/>
        </w:rPr>
        <w:t xml:space="preserve">In </w:t>
      </w:r>
      <w:proofErr w:type="spellStart"/>
      <w:r w:rsidRPr="00E828B6">
        <w:rPr>
          <w:rFonts w:ascii="Times New Roman" w:hAnsi="Times New Roman"/>
        </w:rPr>
        <w:t>Coma</w:t>
      </w:r>
      <w:proofErr w:type="spellEnd"/>
      <w:r w:rsidRPr="00E828B6">
        <w:rPr>
          <w:rFonts w:ascii="Times New Roman" w:hAnsi="Times New Roman"/>
        </w:rPr>
        <w:t xml:space="preserve"> gibt es zusätzlich die Möglichkeit, die eingefügten segmentierten Transkriptionen direkt mit dem </w:t>
      </w:r>
      <w:proofErr w:type="spellStart"/>
      <w:r w:rsidRPr="00E828B6">
        <w:rPr>
          <w:rFonts w:ascii="Times New Roman" w:hAnsi="Times New Roman"/>
        </w:rPr>
        <w:t>TreeTagger</w:t>
      </w:r>
      <w:proofErr w:type="spellEnd"/>
      <w:r w:rsidRPr="00E828B6">
        <w:rPr>
          <w:rFonts w:ascii="Times New Roman" w:hAnsi="Times New Roman"/>
        </w:rPr>
        <w:t xml:space="preserve"> (siehe </w:t>
      </w:r>
      <w:hyperlink r:id="rId91" w:history="1">
        <w:r w:rsidRPr="00E828B6">
          <w:rPr>
            <w:rStyle w:val="Hyperlink"/>
            <w:rFonts w:ascii="Times New Roman" w:hAnsi="Times New Roman"/>
          </w:rPr>
          <w:t>http://www.cis.uni-muenchen.de/~schmid/tools/TreeTagger/</w:t>
        </w:r>
      </w:hyperlink>
      <w:r w:rsidRPr="00E828B6">
        <w:rPr>
          <w:rFonts w:ascii="Times New Roman" w:hAnsi="Times New Roman"/>
        </w:rPr>
        <w:t xml:space="preserve">) zu taggen. </w:t>
      </w:r>
      <w:r w:rsidRPr="009055FA">
        <w:rPr>
          <w:rFonts w:ascii="Times New Roman" w:hAnsi="Times New Roman"/>
        </w:rPr>
        <w:t xml:space="preserve">Hierzu muss zunächst das Programm </w:t>
      </w:r>
      <w:proofErr w:type="spellStart"/>
      <w:r w:rsidRPr="009055FA">
        <w:rPr>
          <w:rFonts w:ascii="Times New Roman" w:hAnsi="Times New Roman"/>
        </w:rPr>
        <w:t>TreeTagger</w:t>
      </w:r>
      <w:proofErr w:type="spellEnd"/>
      <w:r w:rsidRPr="009055FA">
        <w:rPr>
          <w:rFonts w:ascii="Times New Roman" w:hAnsi="Times New Roman"/>
        </w:rPr>
        <w:t xml:space="preserve"> über den angegebenen Link installiert werden. Bitte beachten Sie die Hinweise zur Installation auf den jeweiligen Betriebssystemen. Bei der Installation für Windows ist es wichtig, dass der </w:t>
      </w:r>
      <w:proofErr w:type="spellStart"/>
      <w:r w:rsidRPr="009055FA">
        <w:rPr>
          <w:rFonts w:ascii="Times New Roman" w:hAnsi="Times New Roman"/>
        </w:rPr>
        <w:t>TreeTagger</w:t>
      </w:r>
      <w:proofErr w:type="spellEnd"/>
      <w:r w:rsidRPr="009055FA">
        <w:rPr>
          <w:rFonts w:ascii="Times New Roman" w:hAnsi="Times New Roman"/>
        </w:rPr>
        <w:t xml:space="preserve">-Ordner direkt beim Laufwerk C:\ eingefügt wird. Der entsprechende Pfad sollte dann C:\TreeTagger heißen. </w:t>
      </w:r>
    </w:p>
    <w:p w14:paraId="6377A6D1" w14:textId="77777777" w:rsidR="00323A78" w:rsidRPr="009055FA" w:rsidRDefault="00323A78" w:rsidP="00323A78">
      <w:pPr>
        <w:rPr>
          <w:rFonts w:ascii="Times New Roman" w:hAnsi="Times New Roman"/>
        </w:rPr>
      </w:pPr>
      <w:r w:rsidRPr="009055FA">
        <w:rPr>
          <w:rFonts w:ascii="Times New Roman" w:hAnsi="Times New Roman"/>
        </w:rPr>
        <w:lastRenderedPageBreak/>
        <w:t xml:space="preserve">Die Parameter-Dateien für die entsprechenden Sprachen, die mit dem </w:t>
      </w:r>
      <w:proofErr w:type="spellStart"/>
      <w:r w:rsidRPr="009055FA">
        <w:rPr>
          <w:rFonts w:ascii="Times New Roman" w:hAnsi="Times New Roman"/>
        </w:rPr>
        <w:t>TreeTagger</w:t>
      </w:r>
      <w:proofErr w:type="spellEnd"/>
      <w:r w:rsidRPr="009055FA">
        <w:rPr>
          <w:rFonts w:ascii="Times New Roman" w:hAnsi="Times New Roman"/>
        </w:rPr>
        <w:t xml:space="preserve"> annotiert werden sollen, müssen zusätzlich von der Webseite herunter geladen werden. Anschließend müssen sie in den richtigen Ordner der </w:t>
      </w:r>
      <w:proofErr w:type="spellStart"/>
      <w:r w:rsidRPr="009055FA">
        <w:rPr>
          <w:rFonts w:ascii="Times New Roman" w:hAnsi="Times New Roman"/>
        </w:rPr>
        <w:t>TreeTagger</w:t>
      </w:r>
      <w:proofErr w:type="spellEnd"/>
      <w:r w:rsidRPr="009055FA">
        <w:rPr>
          <w:rFonts w:ascii="Times New Roman" w:hAnsi="Times New Roman"/>
        </w:rPr>
        <w:t xml:space="preserve">-Datei eingefügt werden, wie es auf der Webseite erklärt wird. </w:t>
      </w:r>
    </w:p>
    <w:p w14:paraId="00478ADB" w14:textId="77777777" w:rsidR="00323A78" w:rsidRPr="009055FA" w:rsidRDefault="00323A78" w:rsidP="00323A78">
      <w:pPr>
        <w:rPr>
          <w:rFonts w:ascii="Times New Roman" w:hAnsi="Times New Roman"/>
        </w:rPr>
      </w:pPr>
      <w:r w:rsidRPr="009055FA">
        <w:rPr>
          <w:rFonts w:ascii="Times New Roman" w:hAnsi="Times New Roman"/>
        </w:rPr>
        <w:t xml:space="preserve">Wenn die Installation vollständig ist, kann der </w:t>
      </w:r>
      <w:proofErr w:type="spellStart"/>
      <w:r w:rsidRPr="009055FA">
        <w:rPr>
          <w:rFonts w:ascii="Times New Roman" w:hAnsi="Times New Roman"/>
        </w:rPr>
        <w:t>TreeTagger</w:t>
      </w:r>
      <w:proofErr w:type="spellEnd"/>
      <w:r w:rsidRPr="009055FA">
        <w:rPr>
          <w:rFonts w:ascii="Times New Roman" w:hAnsi="Times New Roman"/>
        </w:rPr>
        <w:t xml:space="preserve"> direkt aus der </w:t>
      </w:r>
      <w:proofErr w:type="spellStart"/>
      <w:r w:rsidRPr="009055FA">
        <w:rPr>
          <w:rFonts w:ascii="Times New Roman" w:hAnsi="Times New Roman"/>
        </w:rPr>
        <w:t>Coma</w:t>
      </w:r>
      <w:proofErr w:type="spellEnd"/>
      <w:r w:rsidRPr="009055FA">
        <w:rPr>
          <w:rFonts w:ascii="Times New Roman" w:hAnsi="Times New Roman"/>
        </w:rPr>
        <w:t>-Datei über Werkzeuge&gt;</w:t>
      </w:r>
      <w:proofErr w:type="spellStart"/>
      <w:r w:rsidRPr="009055FA">
        <w:rPr>
          <w:rFonts w:ascii="Times New Roman" w:hAnsi="Times New Roman"/>
        </w:rPr>
        <w:t>TreeTagger</w:t>
      </w:r>
      <w:proofErr w:type="spellEnd"/>
      <w:r w:rsidRPr="009055FA">
        <w:rPr>
          <w:rFonts w:ascii="Times New Roman" w:hAnsi="Times New Roman"/>
        </w:rPr>
        <w:t xml:space="preserve"> aufgerufen werden. Danach muss als Directory der Pfad des </w:t>
      </w:r>
      <w:proofErr w:type="spellStart"/>
      <w:r w:rsidRPr="009055FA">
        <w:rPr>
          <w:rFonts w:ascii="Times New Roman" w:hAnsi="Times New Roman"/>
        </w:rPr>
        <w:t>TreeTagger</w:t>
      </w:r>
      <w:proofErr w:type="spellEnd"/>
      <w:r w:rsidRPr="009055FA">
        <w:rPr>
          <w:rFonts w:ascii="Times New Roman" w:hAnsi="Times New Roman"/>
        </w:rPr>
        <w:t xml:space="preserve">-Ordners ausgewählt werden. Als Parameters </w:t>
      </w:r>
      <w:proofErr w:type="spellStart"/>
      <w:r w:rsidRPr="009055FA">
        <w:rPr>
          <w:rFonts w:ascii="Times New Roman" w:hAnsi="Times New Roman"/>
        </w:rPr>
        <w:t>file</w:t>
      </w:r>
      <w:proofErr w:type="spellEnd"/>
      <w:r w:rsidRPr="009055FA">
        <w:rPr>
          <w:rFonts w:ascii="Times New Roman" w:hAnsi="Times New Roman"/>
        </w:rPr>
        <w:t xml:space="preserve"> muss die Parameter-Datei der Sprache, die im Korpus annotiert werden soll, ausgewählt werden. Hinter der Parameter-Datei muss die Kodierung des Parameters festgelegt werden. Bei den Parametern auf der Webseite handelt es sich vor allem um UTF-8-kodierte Parameter. </w:t>
      </w:r>
    </w:p>
    <w:p w14:paraId="53A693DA" w14:textId="77777777" w:rsidR="00323A78" w:rsidRPr="009055FA" w:rsidRDefault="00323A78" w:rsidP="00323A78">
      <w:pPr>
        <w:rPr>
          <w:rFonts w:ascii="Times New Roman" w:hAnsi="Times New Roman"/>
          <w:noProof/>
        </w:rPr>
      </w:pPr>
      <w:r w:rsidRPr="009055FA">
        <w:rPr>
          <w:rFonts w:ascii="Times New Roman" w:hAnsi="Times New Roman"/>
          <w:noProof/>
        </w:rPr>
        <w:t xml:space="preserve">Beim Output kann ausgewählt werden, ob entweder nur Part of Speech Tags oder Lemmata oder beides ausgegeben werden soll. </w:t>
      </w:r>
    </w:p>
    <w:p w14:paraId="3882F70D" w14:textId="77777777" w:rsidR="00323A78" w:rsidRPr="009055FA" w:rsidRDefault="00323A78" w:rsidP="00323A78">
      <w:pPr>
        <w:rPr>
          <w:rFonts w:ascii="Times New Roman" w:hAnsi="Times New Roman"/>
          <w:noProof/>
        </w:rPr>
      </w:pPr>
      <w:r w:rsidRPr="009055FA">
        <w:rPr>
          <w:rFonts w:ascii="Times New Roman" w:hAnsi="Times New Roman"/>
          <w:noProof/>
        </w:rPr>
        <w:drawing>
          <wp:inline distT="0" distB="0" distL="0" distR="0" wp14:anchorId="70C31A87" wp14:editId="07DD9BF1">
            <wp:extent cx="5098212" cy="1736140"/>
            <wp:effectExtent l="0" t="0" r="762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p>
    <w:p w14:paraId="134C8252" w14:textId="77777777" w:rsidR="00323A78" w:rsidRPr="009055FA" w:rsidRDefault="00323A78" w:rsidP="00323A78">
      <w:pPr>
        <w:rPr>
          <w:rFonts w:ascii="Times New Roman" w:hAnsi="Times New Roman"/>
          <w:noProof/>
        </w:rPr>
      </w:pPr>
      <w:r w:rsidRPr="009055FA">
        <w:rPr>
          <w:rFonts w:ascii="Times New Roman" w:hAnsi="Times New Roman"/>
          <w:noProof/>
        </w:rPr>
        <w:t xml:space="preserve">Bei den Tagging Options kann ein Tagging-Profil, das sich auf die verwendete Transkriptionskonvention bezieht, ausgewählt werden. Außerdem ist das Suffix, das die neuen Dateien erhalten sollen, frei wählbar. </w:t>
      </w:r>
    </w:p>
    <w:p w14:paraId="79303A09" w14:textId="77777777" w:rsidR="00323A78" w:rsidRPr="009055FA" w:rsidRDefault="00323A78" w:rsidP="00323A78">
      <w:pPr>
        <w:rPr>
          <w:rFonts w:ascii="Times New Roman" w:hAnsi="Times New Roman"/>
          <w:noProof/>
        </w:rPr>
      </w:pPr>
      <w:r w:rsidRPr="009055FA">
        <w:rPr>
          <w:rFonts w:ascii="Times New Roman" w:hAnsi="Times New Roman"/>
          <w:noProof/>
        </w:rPr>
        <w:t xml:space="preserve">Durch die anwählbaren Kästchen unterhalb des Suffixes lässt sich das Ergebnis des TreeTaggers modfizieren. Es kann ausgewählt werden, ob eine Standoff-Annotation-Datei (.ESA-Datei) mit den Ergebnissen, die sich mit Sextant öffnen lässt, erstellt werden soll. Außerdem kann entschieden werden, ob die Ergebnisse in die segmentierte Transkription (.exs-Datei) eingefügt werden soll. </w:t>
      </w:r>
    </w:p>
    <w:p w14:paraId="37F81221" w14:textId="4A2F5897" w:rsidR="00E77348" w:rsidRPr="00323A78" w:rsidRDefault="00323A78" w:rsidP="00323A78">
      <w:pPr>
        <w:pStyle w:val="Standard-BlockCharCharChar"/>
        <w:rPr>
          <w:lang w:val="de-DE"/>
        </w:rPr>
      </w:pPr>
      <w:r w:rsidRPr="00323A78">
        <w:rPr>
          <w:lang w:val="de-DE"/>
        </w:rPr>
        <w:t xml:space="preserve">Wenn das Tagging mit dem TreeTagger erfolgreich war, erhält man also je nach Auswahl eine neue .exs- und .esa-Datei mit dem ausgewählten Suffix, die die Ergebnisse des TreeTaggers enthalten. </w:t>
      </w:r>
      <w:r w:rsidRPr="00E828B6">
        <w:rPr>
          <w:lang w:val="de-DE"/>
        </w:rPr>
        <w:t>Diese Dateitypen lassen sich unter anderem mit dem EXMARaLDA Programm Sextant (</w:t>
      </w:r>
      <w:hyperlink r:id="rId93" w:history="1">
        <w:r w:rsidRPr="00E828B6">
          <w:rPr>
            <w:rStyle w:val="Hyperlink"/>
            <w:lang w:val="de-DE"/>
          </w:rPr>
          <w:t>http://exmaralda.org/de/sextant/</w:t>
        </w:r>
      </w:hyperlink>
      <w:r w:rsidRPr="00E828B6">
        <w:rPr>
          <w:lang w:val="de-DE"/>
        </w:rPr>
        <w:t>) öffnen.</w:t>
      </w:r>
    </w:p>
    <w:p w14:paraId="13D7C2F9" w14:textId="42DC5647" w:rsidR="00E0097D" w:rsidRPr="00323A78" w:rsidRDefault="00CC0CF6" w:rsidP="00B84AED">
      <w:pPr>
        <w:pStyle w:val="Standard-BlockCharCharChar"/>
        <w:rPr>
          <w:lang w:val="de-DE"/>
        </w:rPr>
        <w:sectPr w:rsidR="00E0097D" w:rsidRPr="00323A78" w:rsidSect="0078771F">
          <w:headerReference w:type="first" r:id="rId94"/>
          <w:pgSz w:w="11906" w:h="16838"/>
          <w:pgMar w:top="1417" w:right="1134" w:bottom="1134" w:left="1417" w:header="708" w:footer="708" w:gutter="0"/>
          <w:cols w:space="708"/>
          <w:titlePg/>
          <w:docGrid w:linePitch="360"/>
        </w:sectPr>
      </w:pPr>
      <w:r w:rsidRPr="00323A78">
        <w:rPr>
          <w:lang w:val="de-DE"/>
        </w:rPr>
        <w:t xml:space="preserve"> </w:t>
      </w:r>
    </w:p>
    <w:p w14:paraId="0CAA537B" w14:textId="5C5B3CF1" w:rsidR="00FF05D1" w:rsidRPr="004D26F7" w:rsidRDefault="00323A78" w:rsidP="00BE4181">
      <w:pPr>
        <w:pStyle w:val="berschrift1"/>
        <w:spacing w:before="0"/>
        <w:rPr>
          <w:lang w:val="en-US" w:eastAsia="en-US"/>
        </w:rPr>
      </w:pPr>
      <w:bookmarkStart w:id="119" w:name="_Toc472975284"/>
      <w:bookmarkStart w:id="120" w:name="_Toc472976891"/>
      <w:bookmarkStart w:id="121" w:name="_Toc473201295"/>
      <w:bookmarkEnd w:id="119"/>
      <w:bookmarkEnd w:id="120"/>
      <w:r>
        <w:rPr>
          <w:lang w:val="en-US" w:eastAsia="en-US"/>
        </w:rPr>
        <w:lastRenderedPageBreak/>
        <w:t>WARTUNG</w:t>
      </w:r>
      <w:bookmarkEnd w:id="121"/>
    </w:p>
    <w:p w14:paraId="7211B181" w14:textId="77777777" w:rsidR="00323A78" w:rsidRPr="00E828B6" w:rsidRDefault="00323A78" w:rsidP="00323A78">
      <w:pPr>
        <w:widowControl w:val="0"/>
        <w:rPr>
          <w:rFonts w:ascii="Times New Roman" w:hAnsi="Times New Roman"/>
          <w:lang w:eastAsia="en-US"/>
        </w:rPr>
      </w:pPr>
      <w:proofErr w:type="spellStart"/>
      <w:r w:rsidRPr="00E828B6">
        <w:rPr>
          <w:rFonts w:ascii="Times New Roman" w:hAnsi="Times New Roman"/>
        </w:rPr>
        <w:t>Coma</w:t>
      </w:r>
      <w:proofErr w:type="spellEnd"/>
      <w:r w:rsidRPr="00E828B6">
        <w:rPr>
          <w:rFonts w:ascii="Times New Roman" w:hAnsi="Times New Roman"/>
        </w:rPr>
        <w:t xml:space="preserve"> bietet einige Optionen zur Datenpflege sowohl der mit dem Korpus verknüpften Transkriptionen als auch der Metadaten. </w:t>
      </w:r>
    </w:p>
    <w:p w14:paraId="2BD39FAB" w14:textId="77777777" w:rsidR="00323A78" w:rsidRPr="00E828B6" w:rsidRDefault="00323A78" w:rsidP="00323A78">
      <w:pPr>
        <w:pStyle w:val="berschrift2"/>
        <w:keepNext w:val="0"/>
        <w:widowControl w:val="0"/>
        <w:rPr>
          <w:rFonts w:ascii="Times New Roman" w:hAnsi="Times New Roman" w:cs="Times New Roman"/>
        </w:rPr>
      </w:pPr>
      <w:bookmarkStart w:id="122" w:name="_Toc473201296"/>
      <w:r w:rsidRPr="00E828B6">
        <w:rPr>
          <w:rFonts w:ascii="Times New Roman" w:hAnsi="Times New Roman" w:cs="Times New Roman"/>
        </w:rPr>
        <w:t>Überprüfung verknüpfter Transkriptionen</w:t>
      </w:r>
      <w:bookmarkEnd w:id="122"/>
    </w:p>
    <w:p w14:paraId="70A13C0F" w14:textId="77777777" w:rsidR="00323A78" w:rsidRPr="009055FA" w:rsidRDefault="00323A78" w:rsidP="00323A78">
      <w:pPr>
        <w:pStyle w:val="berschrift3"/>
        <w:widowControl w:val="0"/>
        <w:spacing w:before="240" w:after="60"/>
      </w:pPr>
      <w:bookmarkStart w:id="123" w:name="_tx2qc5y0smbg" w:colFirst="0" w:colLast="0"/>
      <w:bookmarkStart w:id="124" w:name="_Transkriptionen_segmentieren"/>
      <w:bookmarkStart w:id="125" w:name="_Toc473201297"/>
      <w:bookmarkEnd w:id="123"/>
      <w:bookmarkEnd w:id="124"/>
      <w:r w:rsidRPr="009055FA">
        <w:t>Transkriptionen segmentieren</w:t>
      </w:r>
      <w:bookmarkEnd w:id="125"/>
    </w:p>
    <w:p w14:paraId="7489FC97" w14:textId="77777777" w:rsidR="00323A78" w:rsidRPr="009055FA" w:rsidRDefault="00323A78" w:rsidP="00323A78">
      <w:pPr>
        <w:rPr>
          <w:rFonts w:ascii="Times New Roman" w:hAnsi="Times New Roman"/>
        </w:rPr>
      </w:pPr>
      <w:bookmarkStart w:id="126" w:name="_Auf_Strukturfehler_überprüfen"/>
      <w:bookmarkEnd w:id="126"/>
      <w:r w:rsidRPr="009055FA">
        <w:rPr>
          <w:rFonts w:ascii="Times New Roman" w:hAnsi="Times New Roman"/>
        </w:rPr>
        <w:t>Im Allgemeinen finden alle Änderungen an Transkriptionen im Partitur-Editor auf der Grundlage von den Basistranskriptionen (Dateiendung .</w:t>
      </w:r>
      <w:proofErr w:type="spellStart"/>
      <w:r w:rsidRPr="009055FA">
        <w:rPr>
          <w:rFonts w:ascii="Times New Roman" w:hAnsi="Times New Roman"/>
        </w:rPr>
        <w:t>exb</w:t>
      </w:r>
      <w:proofErr w:type="spellEnd"/>
      <w:r w:rsidRPr="009055FA">
        <w:rPr>
          <w:rFonts w:ascii="Times New Roman" w:hAnsi="Times New Roman"/>
        </w:rPr>
        <w:t>) statt. Das segmentierte Transkriptionsformat (.</w:t>
      </w:r>
      <w:proofErr w:type="spellStart"/>
      <w:r w:rsidRPr="009055FA">
        <w:rPr>
          <w:rFonts w:ascii="Times New Roman" w:hAnsi="Times New Roman"/>
        </w:rPr>
        <w:t>exs</w:t>
      </w:r>
      <w:proofErr w:type="spellEnd"/>
      <w:r w:rsidRPr="009055FA">
        <w:rPr>
          <w:rFonts w:ascii="Times New Roman" w:hAnsi="Times New Roman"/>
        </w:rPr>
        <w:t xml:space="preserve">) dient hingegen zum Integrieren der Transkriptionen in einen Korpus in </w:t>
      </w:r>
      <w:proofErr w:type="spellStart"/>
      <w:r w:rsidRPr="009055FA">
        <w:rPr>
          <w:rFonts w:ascii="Times New Roman" w:hAnsi="Times New Roman"/>
        </w:rPr>
        <w:t>Coma</w:t>
      </w:r>
      <w:proofErr w:type="spellEnd"/>
      <w:r w:rsidRPr="009055FA">
        <w:rPr>
          <w:rFonts w:ascii="Times New Roman" w:hAnsi="Times New Roman"/>
        </w:rPr>
        <w:t xml:space="preserve"> (.</w:t>
      </w:r>
      <w:proofErr w:type="spellStart"/>
      <w:r w:rsidRPr="009055FA">
        <w:rPr>
          <w:rFonts w:ascii="Times New Roman" w:hAnsi="Times New Roman"/>
        </w:rPr>
        <w:t>coma</w:t>
      </w:r>
      <w:proofErr w:type="spellEnd"/>
      <w:r w:rsidRPr="009055FA">
        <w:rPr>
          <w:rFonts w:ascii="Times New Roman" w:hAnsi="Times New Roman"/>
        </w:rPr>
        <w:t xml:space="preserve"> Datei) und als Grundlage für das Suchen in EXAKT. Wann immer sie Fehlerkorrekturen und Änderungen in Ihrer .</w:t>
      </w:r>
      <w:proofErr w:type="spellStart"/>
      <w:r w:rsidRPr="009055FA">
        <w:rPr>
          <w:rFonts w:ascii="Times New Roman" w:hAnsi="Times New Roman"/>
        </w:rPr>
        <w:t>exb</w:t>
      </w:r>
      <w:proofErr w:type="spellEnd"/>
      <w:r w:rsidRPr="009055FA">
        <w:rPr>
          <w:rFonts w:ascii="Times New Roman" w:hAnsi="Times New Roman"/>
        </w:rPr>
        <w:t xml:space="preserve"> Datei speichern, können Sie Ihre segmentierte(n) Transkription(en) im Partitur-Editor (über: Transkription &gt; Segmentierte Transkription exportieren...) aktualisieren. Sie können Fehler auch zuerst in Ihren .</w:t>
      </w:r>
      <w:proofErr w:type="spellStart"/>
      <w:r w:rsidRPr="009055FA">
        <w:rPr>
          <w:rFonts w:ascii="Times New Roman" w:hAnsi="Times New Roman"/>
        </w:rPr>
        <w:t>exb</w:t>
      </w:r>
      <w:proofErr w:type="spellEnd"/>
      <w:r w:rsidRPr="009055FA">
        <w:rPr>
          <w:rFonts w:ascii="Times New Roman" w:hAnsi="Times New Roman"/>
        </w:rPr>
        <w:t xml:space="preserve"> Dateien korrigieren und dann die folgenden </w:t>
      </w:r>
      <w:proofErr w:type="spellStart"/>
      <w:r w:rsidRPr="009055FA">
        <w:rPr>
          <w:rFonts w:ascii="Times New Roman" w:hAnsi="Times New Roman"/>
        </w:rPr>
        <w:t>Coma</w:t>
      </w:r>
      <w:proofErr w:type="spellEnd"/>
      <w:r w:rsidRPr="009055FA">
        <w:rPr>
          <w:rFonts w:ascii="Times New Roman" w:hAnsi="Times New Roman"/>
        </w:rPr>
        <w:t xml:space="preserve"> Funktionen verwenden. Hierfür wählen Sie </w:t>
      </w:r>
      <w:r w:rsidRPr="009055FA">
        <w:rPr>
          <w:rFonts w:ascii="Times New Roman" w:hAnsi="Times New Roman"/>
          <w:sz w:val="20"/>
          <w:szCs w:val="20"/>
          <w:shd w:val="clear" w:color="auto" w:fill="D6E3BC"/>
        </w:rPr>
        <w:t>Transkriptionen segmentieren</w:t>
      </w:r>
      <w:r w:rsidRPr="009055FA">
        <w:rPr>
          <w:rFonts w:ascii="Times New Roman" w:hAnsi="Times New Roman"/>
        </w:rPr>
        <w:t xml:space="preserve"> im Menüpunkt Wartung an und setzen Ihre Einstellungen (d.h. Segmentierungsalgorithmus, Zielverzeichnis, Suffix2 etc.). </w:t>
      </w:r>
    </w:p>
    <w:p w14:paraId="6CAC1155" w14:textId="77777777" w:rsidR="00323A78" w:rsidRPr="009055FA" w:rsidRDefault="00323A78" w:rsidP="00323A78">
      <w:pPr>
        <w:rPr>
          <w:rFonts w:ascii="Times New Roman" w:hAnsi="Times New Roman"/>
          <w:noProof/>
        </w:rPr>
      </w:pPr>
    </w:p>
    <w:p w14:paraId="2021DA0D" w14:textId="77777777" w:rsidR="00323A78" w:rsidRPr="009055FA" w:rsidRDefault="00323A78" w:rsidP="00323A78">
      <w:pPr>
        <w:rPr>
          <w:rFonts w:ascii="Times New Roman" w:hAnsi="Times New Roman"/>
          <w:noProof/>
        </w:rPr>
      </w:pPr>
    </w:p>
    <w:p w14:paraId="4DB6D50D" w14:textId="77777777" w:rsidR="00323A78" w:rsidRPr="009055FA" w:rsidRDefault="00323A78" w:rsidP="00323A78">
      <w:pPr>
        <w:rPr>
          <w:rFonts w:ascii="Times New Roman" w:hAnsi="Times New Roman"/>
        </w:rPr>
      </w:pPr>
      <w:r w:rsidRPr="009055FA">
        <w:rPr>
          <w:rFonts w:ascii="Times New Roman" w:hAnsi="Times New Roman"/>
          <w:noProof/>
        </w:rPr>
        <w:drawing>
          <wp:inline distT="0" distB="0" distL="0" distR="0" wp14:anchorId="34EB6B31" wp14:editId="467C1536">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14:paraId="7A1833A1" w14:textId="77777777" w:rsidR="00323A78" w:rsidRPr="009055FA" w:rsidRDefault="00323A78" w:rsidP="00323A78">
      <w:pPr>
        <w:rPr>
          <w:rFonts w:ascii="Times New Roman" w:hAnsi="Times New Roman"/>
          <w:noProof/>
        </w:rPr>
      </w:pPr>
      <w:r w:rsidRPr="009055FA">
        <w:rPr>
          <w:rFonts w:ascii="Times New Roman" w:hAnsi="Times New Roman"/>
        </w:rPr>
        <w:t>Bestätigen Sie die Eingaben mit OK. Die .</w:t>
      </w:r>
      <w:proofErr w:type="spellStart"/>
      <w:r w:rsidRPr="009055FA">
        <w:rPr>
          <w:rFonts w:ascii="Times New Roman" w:hAnsi="Times New Roman"/>
        </w:rPr>
        <w:t>exs</w:t>
      </w:r>
      <w:proofErr w:type="spellEnd"/>
      <w:r w:rsidRPr="009055FA">
        <w:rPr>
          <w:rFonts w:ascii="Times New Roman" w:hAnsi="Times New Roman"/>
        </w:rPr>
        <w:t xml:space="preserve"> Dateien für alle Basistranskriptionen in ihrem Korpus werden automatisch generiert. Der folgende Dialog wird angezeigt.</w:t>
      </w:r>
      <w:r w:rsidRPr="009055FA">
        <w:rPr>
          <w:rFonts w:ascii="Times New Roman" w:hAnsi="Times New Roman"/>
          <w:noProof/>
        </w:rPr>
        <w:t xml:space="preserve"> </w:t>
      </w:r>
    </w:p>
    <w:p w14:paraId="0D819483" w14:textId="77777777" w:rsidR="00323A78" w:rsidRPr="009055FA" w:rsidRDefault="00323A78" w:rsidP="00323A78">
      <w:pPr>
        <w:rPr>
          <w:rFonts w:ascii="Times New Roman" w:hAnsi="Times New Roman"/>
        </w:rPr>
      </w:pPr>
      <w:r w:rsidRPr="009055FA">
        <w:rPr>
          <w:rFonts w:ascii="Times New Roman" w:hAnsi="Times New Roman"/>
          <w:noProof/>
        </w:rPr>
        <w:drawing>
          <wp:inline distT="0" distB="0" distL="0" distR="0" wp14:anchorId="21468D5D" wp14:editId="2AA9ECF9">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Pr="009055FA">
        <w:rPr>
          <w:rFonts w:ascii="Times New Roman" w:hAnsi="Times New Roman"/>
        </w:rPr>
        <w:t xml:space="preserve">  </w:t>
      </w:r>
    </w:p>
    <w:p w14:paraId="3F2B2428" w14:textId="77777777" w:rsidR="00323A78" w:rsidRPr="009055FA" w:rsidRDefault="00323A78" w:rsidP="00323A78">
      <w:pPr>
        <w:rPr>
          <w:rFonts w:ascii="Times New Roman" w:hAnsi="Times New Roman"/>
        </w:rPr>
      </w:pPr>
      <w:r w:rsidRPr="009055FA">
        <w:rPr>
          <w:rFonts w:ascii="Times New Roman" w:hAnsi="Times New Roman"/>
        </w:rPr>
        <w:t xml:space="preserve">Klicken sie zum Bestätigen OK. </w:t>
      </w:r>
    </w:p>
    <w:p w14:paraId="7516DFB4" w14:textId="77777777" w:rsidR="00323A78" w:rsidRPr="009055FA" w:rsidRDefault="00323A78" w:rsidP="00323A78">
      <w:pPr>
        <w:rPr>
          <w:rFonts w:ascii="Times New Roman" w:hAnsi="Times New Roman"/>
        </w:rPr>
      </w:pPr>
    </w:p>
    <w:p w14:paraId="0991000B" w14:textId="77777777" w:rsidR="00323A78" w:rsidRPr="00E828B6" w:rsidRDefault="00323A78" w:rsidP="00323A78">
      <w:pPr>
        <w:pStyle w:val="berschrift3"/>
        <w:widowControl w:val="0"/>
        <w:spacing w:before="240" w:after="60"/>
      </w:pPr>
      <w:bookmarkStart w:id="127" w:name="_Toc473201298"/>
      <w:r w:rsidRPr="00E828B6">
        <w:t>Auf Strukturfehler überprüfen</w:t>
      </w:r>
      <w:bookmarkEnd w:id="127"/>
    </w:p>
    <w:p w14:paraId="1ABB5F05"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Diese Funktion überprüft alle verknüpften Transkriptionen des Korpus auf eventuelle Strukturfehler. Wird in einer oder mehreren Transkriptionen ein solcher Fehler gefunden, so erscheint eine Meldung, aus der heraus man eine Fehlerliste für das Korpus speichern kann:</w:t>
      </w:r>
    </w:p>
    <w:p w14:paraId="2138FF10" w14:textId="77777777" w:rsidR="00323A78" w:rsidRPr="00E828B6" w:rsidRDefault="00323A78" w:rsidP="00323A78">
      <w:pPr>
        <w:widowControl w:val="0"/>
        <w:spacing w:before="120" w:after="120"/>
        <w:rPr>
          <w:rFonts w:ascii="Times New Roman" w:hAnsi="Times New Roman"/>
        </w:rPr>
      </w:pPr>
      <w:r w:rsidRPr="00E828B6">
        <w:rPr>
          <w:rFonts w:ascii="Times New Roman" w:hAnsi="Times New Roman"/>
          <w:noProof/>
        </w:rPr>
        <w:drawing>
          <wp:inline distT="19050" distB="19050" distL="19050" distR="19050" wp14:anchorId="53F4CB2C" wp14:editId="71233218">
            <wp:extent cx="1785620" cy="845185"/>
            <wp:effectExtent l="0" t="0" r="0" b="0"/>
            <wp:docPr id="3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7"/>
                    <a:srcRect/>
                    <a:stretch>
                      <a:fillRect/>
                    </a:stretch>
                  </pic:blipFill>
                  <pic:spPr>
                    <a:xfrm>
                      <a:off x="0" y="0"/>
                      <a:ext cx="1785620" cy="845185"/>
                    </a:xfrm>
                    <a:prstGeom prst="rect">
                      <a:avLst/>
                    </a:prstGeom>
                    <a:ln/>
                  </pic:spPr>
                </pic:pic>
              </a:graphicData>
            </a:graphic>
          </wp:inline>
        </w:drawing>
      </w:r>
    </w:p>
    <w:p w14:paraId="229DBDCA" w14:textId="77777777" w:rsidR="00323A78" w:rsidRPr="009055FA" w:rsidRDefault="00323A78" w:rsidP="00323A78">
      <w:pPr>
        <w:pStyle w:val="berschrift3"/>
        <w:widowControl w:val="0"/>
        <w:spacing w:before="240" w:after="60"/>
      </w:pPr>
      <w:bookmarkStart w:id="128" w:name="_mcjx8uyhfvpx" w:colFirst="0" w:colLast="0"/>
      <w:bookmarkStart w:id="129" w:name="_Toc473201299"/>
      <w:bookmarkEnd w:id="128"/>
      <w:bookmarkEnd w:id="129"/>
    </w:p>
    <w:p w14:paraId="1886B1F9" w14:textId="77777777" w:rsidR="00323A78" w:rsidRPr="00E828B6" w:rsidRDefault="00323A78" w:rsidP="00323A78">
      <w:pPr>
        <w:pStyle w:val="berschrift3"/>
        <w:widowControl w:val="0"/>
        <w:spacing w:before="240" w:after="60"/>
      </w:pPr>
      <w:bookmarkStart w:id="130" w:name="_Fehlerliste"/>
      <w:bookmarkStart w:id="131" w:name="_Toc473201300"/>
      <w:bookmarkEnd w:id="130"/>
      <w:r w:rsidRPr="00E828B6">
        <w:lastRenderedPageBreak/>
        <w:t>Fehlerliste</w:t>
      </w:r>
      <w:bookmarkEnd w:id="131"/>
    </w:p>
    <w:p w14:paraId="02664ACB"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 xml:space="preserve">Bei dieser Fehlerliste handelt es sich um eine XML-Datei, die sich – nachdem man sie auf seinem Computer gespeichert hat – im </w:t>
      </w:r>
      <w:proofErr w:type="spellStart"/>
      <w:r w:rsidRPr="00E828B6">
        <w:rPr>
          <w:rFonts w:ascii="Times New Roman" w:hAnsi="Times New Roman"/>
        </w:rPr>
        <w:t>Partitureditor</w:t>
      </w:r>
      <w:proofErr w:type="spellEnd"/>
      <w:r w:rsidRPr="00E828B6">
        <w:rPr>
          <w:rFonts w:ascii="Times New Roman" w:hAnsi="Times New Roman"/>
        </w:rPr>
        <w:t xml:space="preserve"> öffnen lässt. Die entsprechende Option befindet sich im „</w:t>
      </w:r>
      <w:proofErr w:type="spellStart"/>
      <w:r w:rsidRPr="00E828B6">
        <w:rPr>
          <w:rFonts w:ascii="Times New Roman" w:hAnsi="Times New Roman"/>
        </w:rPr>
        <w:t>Transcription</w:t>
      </w:r>
      <w:proofErr w:type="spellEnd"/>
      <w:r w:rsidRPr="00E828B6">
        <w:rPr>
          <w:rFonts w:ascii="Times New Roman" w:hAnsi="Times New Roman"/>
        </w:rPr>
        <w:t xml:space="preserve">“-Menü des </w:t>
      </w:r>
      <w:proofErr w:type="spellStart"/>
      <w:r w:rsidRPr="00E828B6">
        <w:rPr>
          <w:rFonts w:ascii="Times New Roman" w:hAnsi="Times New Roman"/>
        </w:rPr>
        <w:t>Partitureditors</w:t>
      </w:r>
      <w:proofErr w:type="spellEnd"/>
      <w:r w:rsidRPr="00E828B6">
        <w:rPr>
          <w:rFonts w:ascii="Times New Roman" w:hAnsi="Times New Roman"/>
        </w:rPr>
        <w:t>:</w:t>
      </w:r>
    </w:p>
    <w:p w14:paraId="294FFD1A" w14:textId="77777777" w:rsidR="00323A78" w:rsidRPr="009055FA" w:rsidRDefault="00323A78" w:rsidP="00323A78">
      <w:pPr>
        <w:widowControl w:val="0"/>
        <w:spacing w:before="120" w:after="120"/>
        <w:rPr>
          <w:rFonts w:ascii="Times New Roman" w:hAnsi="Times New Roman"/>
          <w:noProof/>
        </w:rPr>
      </w:pPr>
    </w:p>
    <w:p w14:paraId="7CADA07E" w14:textId="77777777" w:rsidR="00323A78" w:rsidRPr="009055FA" w:rsidRDefault="00323A78" w:rsidP="00323A78">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6E45BE20" wp14:editId="049BB1C3">
            <wp:extent cx="1578394" cy="3209290"/>
            <wp:effectExtent l="19050" t="19050" r="22225" b="10160"/>
            <wp:docPr id="3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98"/>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F2EEA5"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Im sich öffnenden Fenster kann man durch Druck auf das „Datei öffnen“-Symbol die eben gespeicherte Fehlerliste öffnen und bekommt dann eine Liste der gefundenen Fehler.</w:t>
      </w:r>
    </w:p>
    <w:p w14:paraId="21BA06EF" w14:textId="77777777" w:rsidR="00323A78" w:rsidRPr="009055FA" w:rsidRDefault="00323A78" w:rsidP="00323A78">
      <w:pPr>
        <w:widowControl w:val="0"/>
        <w:spacing w:before="120" w:after="120"/>
        <w:rPr>
          <w:rFonts w:ascii="Times New Roman" w:hAnsi="Times New Roman"/>
        </w:rPr>
      </w:pPr>
      <w:r w:rsidRPr="009055FA">
        <w:rPr>
          <w:rFonts w:ascii="Times New Roman" w:hAnsi="Times New Roman"/>
          <w:noProof/>
        </w:rPr>
        <w:drawing>
          <wp:inline distT="19050" distB="19050" distL="19050" distR="19050" wp14:anchorId="63FF3B1D" wp14:editId="518BA6FE">
            <wp:extent cx="2525395" cy="1793240"/>
            <wp:effectExtent l="0" t="0" r="8255" b="0"/>
            <wp:docPr id="3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99"/>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p>
    <w:p w14:paraId="78A8D43D"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rPr>
        <w:t>Ein Doppelklick auf einen Fehler (hier eine verwaiste Transkriptionsspur) öffnet die entsprechende Transkription und springt an die Stelle mit dem Fehler.</w:t>
      </w:r>
    </w:p>
    <w:p w14:paraId="7FE32B0E" w14:textId="77777777" w:rsidR="00323A78" w:rsidRPr="00E828B6" w:rsidRDefault="00323A78" w:rsidP="00323A78">
      <w:pPr>
        <w:pStyle w:val="berschrift3"/>
        <w:widowControl w:val="0"/>
        <w:spacing w:before="240" w:after="60"/>
      </w:pPr>
      <w:bookmarkStart w:id="132" w:name="_64qcyud4ma30" w:colFirst="0" w:colLast="0"/>
      <w:bookmarkStart w:id="133" w:name="_Auf_Segmentierungsfehler_überprüfen"/>
      <w:bookmarkStart w:id="134" w:name="_Toc473201301"/>
      <w:bookmarkEnd w:id="132"/>
      <w:bookmarkEnd w:id="133"/>
      <w:r w:rsidRPr="00E828B6">
        <w:t>Auf Segmentierungsfehler überprüfen</w:t>
      </w:r>
      <w:bookmarkEnd w:id="134"/>
    </w:p>
    <w:p w14:paraId="48F7C4E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Analog zur Suche nach Strukturfehlern lässt sich auch nach Segmentierungsfehlern suchen. Wird die Funktion aufgerufen, muss zunächst bestimmt werden, nach welchem Segmentierungsalgorithmus die Transkriptionen segmentiert wurden:</w:t>
      </w:r>
    </w:p>
    <w:p w14:paraId="6448AAE7" w14:textId="77777777" w:rsidR="00323A78" w:rsidRPr="00E828B6" w:rsidRDefault="00323A78" w:rsidP="00323A78">
      <w:pPr>
        <w:widowControl w:val="0"/>
        <w:rPr>
          <w:rFonts w:ascii="Times New Roman" w:hAnsi="Times New Roman"/>
        </w:rPr>
      </w:pPr>
      <w:r w:rsidRPr="00E828B6">
        <w:rPr>
          <w:rFonts w:ascii="Times New Roman" w:hAnsi="Times New Roman"/>
          <w:noProof/>
        </w:rPr>
        <w:lastRenderedPageBreak/>
        <w:drawing>
          <wp:inline distT="19050" distB="19050" distL="19050" distR="19050" wp14:anchorId="759247D8" wp14:editId="07DB270D">
            <wp:extent cx="836930" cy="1475105"/>
            <wp:effectExtent l="0" t="0" r="0" b="0"/>
            <wp:docPr id="3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0"/>
                    <a:srcRect/>
                    <a:stretch>
                      <a:fillRect/>
                    </a:stretch>
                  </pic:blipFill>
                  <pic:spPr>
                    <a:xfrm>
                      <a:off x="0" y="0"/>
                      <a:ext cx="836930" cy="1475105"/>
                    </a:xfrm>
                    <a:prstGeom prst="rect">
                      <a:avLst/>
                    </a:prstGeom>
                    <a:ln/>
                  </pic:spPr>
                </pic:pic>
              </a:graphicData>
            </a:graphic>
          </wp:inline>
        </w:drawing>
      </w:r>
      <w:r w:rsidRPr="00E828B6">
        <w:rPr>
          <w:rFonts w:ascii="Times New Roman" w:hAnsi="Times New Roman"/>
        </w:rPr>
        <w:t xml:space="preserve"> </w:t>
      </w:r>
    </w:p>
    <w:p w14:paraId="52D13E7A"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Das weitere Vorgehen entspricht dem bei der Suche nach Strukturfehlern.</w:t>
      </w:r>
    </w:p>
    <w:p w14:paraId="4056B100" w14:textId="77777777" w:rsidR="00323A78" w:rsidRPr="009055FA" w:rsidRDefault="00323A78" w:rsidP="00323A78">
      <w:pPr>
        <w:pStyle w:val="berschrift3"/>
        <w:widowControl w:val="0"/>
        <w:spacing w:before="240" w:after="60"/>
      </w:pPr>
      <w:bookmarkStart w:id="135" w:name="_Sprecherzuordnung_prüfen"/>
      <w:bookmarkStart w:id="136" w:name="_Toc473201302"/>
      <w:bookmarkEnd w:id="135"/>
      <w:r w:rsidRPr="009055FA">
        <w:t>Sprecherzuordnung prüfen</w:t>
      </w:r>
      <w:bookmarkEnd w:id="136"/>
    </w:p>
    <w:p w14:paraId="58D12F4E" w14:textId="77777777" w:rsidR="00323A78" w:rsidRPr="009055FA" w:rsidRDefault="00323A78" w:rsidP="00323A78">
      <w:pPr>
        <w:rPr>
          <w:rFonts w:ascii="Times New Roman" w:hAnsi="Times New Roman"/>
          <w:noProof/>
        </w:rPr>
      </w:pPr>
    </w:p>
    <w:p w14:paraId="6C10A929" w14:textId="77777777" w:rsidR="00323A78" w:rsidRPr="009055FA" w:rsidRDefault="00323A78" w:rsidP="00323A78">
      <w:pPr>
        <w:rPr>
          <w:rFonts w:ascii="Times New Roman" w:hAnsi="Times New Roman"/>
        </w:rPr>
      </w:pPr>
      <w:r w:rsidRPr="009055FA">
        <w:rPr>
          <w:rFonts w:ascii="Times New Roman" w:hAnsi="Times New Roman"/>
          <w:noProof/>
        </w:rPr>
        <w:drawing>
          <wp:anchor distT="0" distB="0" distL="114300" distR="114300" simplePos="0" relativeHeight="251987968" behindDoc="1" locked="0" layoutInCell="1" allowOverlap="1" wp14:anchorId="7D75E1AE" wp14:editId="2E5FC6C0">
            <wp:simplePos x="0" y="0"/>
            <wp:positionH relativeFrom="margin">
              <wp:posOffset>3621405</wp:posOffset>
            </wp:positionH>
            <wp:positionV relativeFrom="paragraph">
              <wp:posOffset>328930</wp:posOffset>
            </wp:positionV>
            <wp:extent cx="2389505" cy="1390650"/>
            <wp:effectExtent l="19050" t="19050" r="10795" b="19050"/>
            <wp:wrapTight wrapText="bothSides">
              <wp:wrapPolygon edited="0">
                <wp:start x="-172" y="-296"/>
                <wp:lineTo x="-172" y="21600"/>
                <wp:lineTo x="21525" y="21600"/>
                <wp:lineTo x="21525" y="-296"/>
                <wp:lineTo x="-172" y="-296"/>
              </wp:wrapPolygon>
            </wp:wrapTight>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screen">
                      <a:extLst>
                        <a:ext uri="{28A0092B-C50C-407E-A947-70E740481C1C}">
                          <a14:useLocalDpi xmlns:a14="http://schemas.microsoft.com/office/drawing/2010/main"/>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55FA">
        <w:rPr>
          <w:rFonts w:ascii="Times New Roman" w:hAnsi="Times New Roman"/>
        </w:rPr>
        <w:t xml:space="preserve">Diese Option sucht nach „undefinierten Sprechern“ (d.h. Sprecher, denen keine Spur zugeordnet ist). Es öffnet sich ein neuer Dialog mit den Ergebnissen. </w:t>
      </w:r>
    </w:p>
    <w:p w14:paraId="56368454" w14:textId="77777777" w:rsidR="00323A78" w:rsidRPr="009055FA" w:rsidRDefault="00323A78" w:rsidP="00323A78">
      <w:pPr>
        <w:rPr>
          <w:rFonts w:ascii="Times New Roman" w:hAnsi="Times New Roman"/>
        </w:rPr>
      </w:pPr>
      <w:r w:rsidRPr="009055FA">
        <w:rPr>
          <w:rFonts w:ascii="Times New Roman" w:hAnsi="Times New Roman"/>
        </w:rPr>
        <w:t xml:space="preserve">Die Fehlerliste kann genau wie bei den Strukturfehlern gespeichert werden. </w:t>
      </w:r>
    </w:p>
    <w:p w14:paraId="047F5CB7" w14:textId="77777777" w:rsidR="00323A78" w:rsidRPr="00323A78" w:rsidRDefault="00323A78" w:rsidP="00323A78">
      <w:pPr>
        <w:pStyle w:val="berschrift3"/>
        <w:widowControl w:val="0"/>
        <w:spacing w:before="240" w:after="60"/>
        <w:rPr>
          <w:lang w:val="de-DE"/>
        </w:rPr>
      </w:pPr>
      <w:bookmarkStart w:id="137" w:name="_Suchen_und_Ersetzen"/>
      <w:bookmarkStart w:id="138" w:name="_Toc473201303"/>
      <w:bookmarkEnd w:id="137"/>
      <w:bookmarkEnd w:id="138"/>
    </w:p>
    <w:p w14:paraId="251495EC" w14:textId="77777777" w:rsidR="00323A78" w:rsidRPr="009055FA" w:rsidRDefault="00323A78" w:rsidP="00323A78">
      <w:pPr>
        <w:pStyle w:val="berschrift3"/>
        <w:widowControl w:val="0"/>
        <w:spacing w:before="240" w:after="60"/>
      </w:pPr>
      <w:bookmarkStart w:id="139" w:name="_Toc473201304"/>
      <w:r w:rsidRPr="009055FA">
        <w:t>Suchen und Ersetzen im Korpus</w:t>
      </w:r>
      <w:bookmarkEnd w:id="139"/>
    </w:p>
    <w:p w14:paraId="21C8567A" w14:textId="77777777" w:rsidR="00323A78" w:rsidRPr="009055FA" w:rsidRDefault="00323A78" w:rsidP="00323A78">
      <w:pPr>
        <w:rPr>
          <w:rFonts w:ascii="Times New Roman" w:hAnsi="Times New Roman"/>
        </w:rPr>
      </w:pPr>
      <w:r w:rsidRPr="009055FA">
        <w:rPr>
          <w:rFonts w:ascii="Times New Roman" w:hAnsi="Times New Roman"/>
        </w:rPr>
        <w:t xml:space="preserve">Diese Funktion sucht und ersetzt reguläre Ausdrücke in den ins Korpus eingefügten Basistranskriptionen. Nach der Auswahl der Funktion erscheint eine Warnmeldung: </w:t>
      </w:r>
    </w:p>
    <w:p w14:paraId="1DAA54B3" w14:textId="77777777" w:rsidR="00323A78" w:rsidRPr="009055FA" w:rsidRDefault="00323A78" w:rsidP="00323A78">
      <w:pPr>
        <w:rPr>
          <w:rFonts w:ascii="Times New Roman" w:hAnsi="Times New Roman"/>
        </w:rPr>
      </w:pPr>
      <w:r w:rsidRPr="009055FA">
        <w:rPr>
          <w:rFonts w:ascii="Times New Roman" w:hAnsi="Times New Roman"/>
          <w:noProof/>
        </w:rPr>
        <w:drawing>
          <wp:anchor distT="0" distB="0" distL="114300" distR="114300" simplePos="0" relativeHeight="251986944" behindDoc="1" locked="0" layoutInCell="1" allowOverlap="1" wp14:anchorId="2B5874DD" wp14:editId="7B881634">
            <wp:simplePos x="0" y="0"/>
            <wp:positionH relativeFrom="column">
              <wp:posOffset>2218690</wp:posOffset>
            </wp:positionH>
            <wp:positionV relativeFrom="paragraph">
              <wp:posOffset>164465</wp:posOffset>
            </wp:positionV>
            <wp:extent cx="3471545" cy="1104900"/>
            <wp:effectExtent l="19050" t="19050" r="14605" b="19050"/>
            <wp:wrapTight wrapText="bothSides">
              <wp:wrapPolygon edited="0">
                <wp:start x="-119" y="-372"/>
                <wp:lineTo x="-119" y="21600"/>
                <wp:lineTo x="21572" y="21600"/>
                <wp:lineTo x="21572" y="-372"/>
                <wp:lineTo x="-119" y="-372"/>
              </wp:wrapPolygon>
            </wp:wrapTigh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screen">
                      <a:extLst>
                        <a:ext uri="{28A0092B-C50C-407E-A947-70E740481C1C}">
                          <a14:useLocalDpi xmlns:a14="http://schemas.microsoft.com/office/drawing/2010/main"/>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00A5B" w14:textId="77777777" w:rsidR="00323A78" w:rsidRPr="009055FA" w:rsidRDefault="00323A78" w:rsidP="00323A78">
      <w:pPr>
        <w:rPr>
          <w:rFonts w:ascii="Times New Roman" w:hAnsi="Times New Roman"/>
          <w:highlight w:val="yellow"/>
        </w:rPr>
      </w:pPr>
      <w:r w:rsidRPr="009055FA">
        <w:rPr>
          <w:rFonts w:ascii="Times New Roman" w:hAnsi="Times New Roman"/>
        </w:rPr>
        <w:t>Klicken Sie zum Fortfahren OK, dadurch erscheint folgender Dialog:</w:t>
      </w:r>
    </w:p>
    <w:p w14:paraId="0D1A08CC" w14:textId="77777777" w:rsidR="00323A78" w:rsidRPr="009055FA" w:rsidRDefault="00323A78" w:rsidP="00323A78">
      <w:pPr>
        <w:rPr>
          <w:rFonts w:ascii="Times New Roman" w:hAnsi="Times New Roman"/>
          <w:noProof/>
        </w:rPr>
      </w:pPr>
    </w:p>
    <w:p w14:paraId="3AD03561" w14:textId="77777777" w:rsidR="00323A78" w:rsidRPr="009055FA" w:rsidRDefault="00323A78" w:rsidP="00323A78">
      <w:pPr>
        <w:rPr>
          <w:rFonts w:ascii="Times New Roman" w:hAnsi="Times New Roman"/>
          <w:noProof/>
        </w:rPr>
      </w:pPr>
    </w:p>
    <w:p w14:paraId="609C97B6" w14:textId="77777777" w:rsidR="00323A78" w:rsidRPr="009055FA" w:rsidRDefault="00323A78" w:rsidP="00323A78">
      <w:pPr>
        <w:rPr>
          <w:rFonts w:ascii="Times New Roman" w:hAnsi="Times New Roman"/>
        </w:rPr>
      </w:pPr>
      <w:r w:rsidRPr="009055FA">
        <w:rPr>
          <w:rFonts w:ascii="Times New Roman" w:hAnsi="Times New Roman"/>
          <w:noProof/>
        </w:rPr>
        <w:drawing>
          <wp:anchor distT="0" distB="0" distL="114300" distR="114300" simplePos="0" relativeHeight="251985920" behindDoc="1" locked="0" layoutInCell="1" allowOverlap="1" wp14:anchorId="2EC8B384" wp14:editId="649B94B6">
            <wp:simplePos x="0" y="0"/>
            <wp:positionH relativeFrom="column">
              <wp:posOffset>3610610</wp:posOffset>
            </wp:positionH>
            <wp:positionV relativeFrom="paragraph">
              <wp:posOffset>139065</wp:posOffset>
            </wp:positionV>
            <wp:extent cx="2270760" cy="2597150"/>
            <wp:effectExtent l="19050" t="19050" r="15240" b="12700"/>
            <wp:wrapTight wrapText="bothSides">
              <wp:wrapPolygon edited="0">
                <wp:start x="-181" y="-158"/>
                <wp:lineTo x="-181" y="21547"/>
                <wp:lineTo x="21564" y="21547"/>
                <wp:lineTo x="21564" y="-158"/>
                <wp:lineTo x="-181" y="-158"/>
              </wp:wrapPolygon>
            </wp:wrapTight>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screen">
                      <a:extLst>
                        <a:ext uri="{28A0092B-C50C-407E-A947-70E740481C1C}">
                          <a14:useLocalDpi xmlns:a14="http://schemas.microsoft.com/office/drawing/2010/main"/>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55FA">
        <w:rPr>
          <w:rFonts w:ascii="Times New Roman" w:hAnsi="Times New Roman"/>
        </w:rPr>
        <w:t>Jetzt können Sie Elemente in allen Basistranskriptionen des Korpus suchen und ersetzen. Beachten Sie, dass Sie das Feld Originaldateien sichern anwählen können, falls Sie die Ursprungsdatei speichern möchten. Bestätigen Sie mit OK. Am Ende erhalten Sie eine Zusammenfassung aller vorgenommenen Änderungen. Falls nötig, kopieren Sie die Ergebnisse und fügen Sie diese in einen Editor oder Word ein.</w:t>
      </w:r>
    </w:p>
    <w:p w14:paraId="72751A46" w14:textId="77777777" w:rsidR="00323A78" w:rsidRPr="009055FA" w:rsidRDefault="00323A78" w:rsidP="00323A78">
      <w:pPr>
        <w:pStyle w:val="berschrift2"/>
        <w:keepNext w:val="0"/>
        <w:widowControl w:val="0"/>
        <w:rPr>
          <w:rFonts w:ascii="Times New Roman" w:hAnsi="Times New Roman" w:cs="Times New Roman"/>
        </w:rPr>
      </w:pPr>
      <w:bookmarkStart w:id="140" w:name="_szy7gh1tmt6m" w:colFirst="0" w:colLast="0"/>
      <w:bookmarkStart w:id="141" w:name="_Toc473201305"/>
      <w:bookmarkEnd w:id="140"/>
      <w:bookmarkEnd w:id="141"/>
    </w:p>
    <w:p w14:paraId="117DE49F" w14:textId="77777777" w:rsidR="00323A78" w:rsidRPr="009055FA" w:rsidRDefault="00323A78" w:rsidP="00323A78">
      <w:pPr>
        <w:pStyle w:val="berschrift2"/>
        <w:keepNext w:val="0"/>
        <w:widowControl w:val="0"/>
        <w:rPr>
          <w:rFonts w:ascii="Times New Roman" w:hAnsi="Times New Roman" w:cs="Times New Roman"/>
        </w:rPr>
      </w:pPr>
      <w:bookmarkStart w:id="142" w:name="_Toc473201306"/>
      <w:bookmarkEnd w:id="142"/>
    </w:p>
    <w:p w14:paraId="25B85E89" w14:textId="77777777" w:rsidR="00323A78" w:rsidRPr="00E828B6" w:rsidRDefault="00323A78" w:rsidP="00323A78">
      <w:pPr>
        <w:pStyle w:val="berschrift2"/>
        <w:keepNext w:val="0"/>
        <w:widowControl w:val="0"/>
        <w:rPr>
          <w:rFonts w:ascii="Times New Roman" w:hAnsi="Times New Roman" w:cs="Times New Roman"/>
        </w:rPr>
      </w:pPr>
      <w:bookmarkStart w:id="143" w:name="_Toc473201307"/>
      <w:bookmarkEnd w:id="143"/>
    </w:p>
    <w:p w14:paraId="2D0F7F25" w14:textId="77777777" w:rsidR="00323A78" w:rsidRPr="00E828B6" w:rsidRDefault="00323A78" w:rsidP="00323A78">
      <w:pPr>
        <w:pStyle w:val="berschrift2"/>
        <w:keepNext w:val="0"/>
        <w:widowControl w:val="0"/>
        <w:rPr>
          <w:rFonts w:ascii="Times New Roman" w:hAnsi="Times New Roman" w:cs="Times New Roman"/>
        </w:rPr>
      </w:pPr>
      <w:bookmarkStart w:id="144" w:name="_Toc473201308"/>
      <w:r w:rsidRPr="00E828B6">
        <w:rPr>
          <w:rFonts w:ascii="Times New Roman" w:hAnsi="Times New Roman" w:cs="Times New Roman"/>
        </w:rPr>
        <w:t>Pflege der Metadaten</w:t>
      </w:r>
      <w:bookmarkEnd w:id="144"/>
    </w:p>
    <w:p w14:paraId="468D6BF5" w14:textId="77777777" w:rsidR="00323A78" w:rsidRPr="00E828B6" w:rsidRDefault="00323A78" w:rsidP="00323A78">
      <w:pPr>
        <w:pStyle w:val="berschrift3"/>
        <w:widowControl w:val="0"/>
        <w:spacing w:before="240" w:after="60"/>
      </w:pPr>
      <w:bookmarkStart w:id="145" w:name="_9ylspg7b0aaw" w:colFirst="0" w:colLast="0"/>
      <w:bookmarkStart w:id="146" w:name="_Segmentzahlen_aktualisieren"/>
      <w:bookmarkStart w:id="147" w:name="_Toc473201309"/>
      <w:bookmarkEnd w:id="145"/>
      <w:bookmarkEnd w:id="146"/>
      <w:r w:rsidRPr="00E828B6">
        <w:t>Segmentzahlen aktualisieren</w:t>
      </w:r>
      <w:bookmarkEnd w:id="147"/>
    </w:p>
    <w:p w14:paraId="3A7374B7"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Extrahiert aus allen mit dem Korpus verknüpften (segmentierten) Transkriptionen die Segmentzahlen und schreibt sie als geschützte Metadaten in deren Description. </w:t>
      </w:r>
    </w:p>
    <w:p w14:paraId="7A515AB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Beim Verknüpfen von Transkriptionen werden die Segmentzahlen ebenfalls in die Description geschrieben; die Funktion aus dem </w:t>
      </w:r>
      <w:r w:rsidRPr="00E828B6">
        <w:rPr>
          <w:rFonts w:ascii="Times New Roman" w:hAnsi="Times New Roman"/>
          <w:sz w:val="20"/>
          <w:shd w:val="clear" w:color="auto" w:fill="D6E3BC"/>
        </w:rPr>
        <w:t>Wartung</w:t>
      </w:r>
      <w:r w:rsidRPr="00E828B6">
        <w:rPr>
          <w:rFonts w:ascii="Times New Roman" w:hAnsi="Times New Roman"/>
        </w:rPr>
        <w:t>-Menü ist nützlich, wenn sich Transkriptionen (und Segmentzahlen) geändert haben.</w:t>
      </w:r>
    </w:p>
    <w:p w14:paraId="1E12B85D" w14:textId="77777777" w:rsidR="00323A78" w:rsidRPr="00E828B6" w:rsidRDefault="00323A78" w:rsidP="00323A78">
      <w:pPr>
        <w:pStyle w:val="berschrift3"/>
        <w:widowControl w:val="0"/>
        <w:spacing w:before="240" w:after="60"/>
      </w:pPr>
      <w:bookmarkStart w:id="148" w:name="_1sehrwupd9ye" w:colFirst="0" w:colLast="0"/>
      <w:bookmarkStart w:id="149" w:name="_Aufnahmen_aus_Transkriptionen"/>
      <w:bookmarkStart w:id="150" w:name="_Toc473201310"/>
      <w:bookmarkEnd w:id="148"/>
      <w:bookmarkEnd w:id="149"/>
      <w:r w:rsidRPr="00E828B6">
        <w:lastRenderedPageBreak/>
        <w:t>Aufnahmen aus Transkriptionen aktualisieren</w:t>
      </w:r>
      <w:bookmarkEnd w:id="150"/>
    </w:p>
    <w:p w14:paraId="4F37880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Diese Funktion schaut in den Kopfdaten aller Transkriptionen im Korpus nach zugewiesenen Mediendateien und fügt diese als Recording in die </w:t>
      </w:r>
      <w:proofErr w:type="spellStart"/>
      <w:r w:rsidRPr="00E828B6">
        <w:rPr>
          <w:rFonts w:ascii="Times New Roman" w:hAnsi="Times New Roman"/>
        </w:rPr>
        <w:t>Coma</w:t>
      </w:r>
      <w:proofErr w:type="spellEnd"/>
      <w:r w:rsidRPr="00E828B6">
        <w:rPr>
          <w:rFonts w:ascii="Times New Roman" w:hAnsi="Times New Roman"/>
        </w:rPr>
        <w:t xml:space="preserve">-Datei ein. In </w:t>
      </w:r>
      <w:proofErr w:type="spellStart"/>
      <w:r w:rsidRPr="00E828B6">
        <w:rPr>
          <w:rFonts w:ascii="Times New Roman" w:hAnsi="Times New Roman"/>
        </w:rPr>
        <w:t>Coma</w:t>
      </w:r>
      <w:proofErr w:type="spellEnd"/>
      <w:r w:rsidRPr="00E828B6">
        <w:rPr>
          <w:rFonts w:ascii="Times New Roman" w:hAnsi="Times New Roman"/>
        </w:rPr>
        <w:t xml:space="preserve"> bereits existierende </w:t>
      </w:r>
      <w:proofErr w:type="spellStart"/>
      <w:r w:rsidRPr="00E828B6">
        <w:rPr>
          <w:rFonts w:ascii="Times New Roman" w:hAnsi="Times New Roman"/>
        </w:rPr>
        <w:t>Recordings</w:t>
      </w:r>
      <w:proofErr w:type="spellEnd"/>
      <w:r w:rsidRPr="00E828B6">
        <w:rPr>
          <w:rFonts w:ascii="Times New Roman" w:hAnsi="Times New Roman"/>
        </w:rPr>
        <w:t xml:space="preserve"> werden nicht verändert oder gelöscht.</w:t>
      </w:r>
    </w:p>
    <w:p w14:paraId="20693507"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Diese Funktion ist insbesondere nützlich, wenn bereits verknüpften Transkriptionen nachträglich weitere Mediendateien (z.B. in anderen Audio- oder Videoformaten) zugewiesen werden.</w:t>
      </w:r>
    </w:p>
    <w:p w14:paraId="7F241CE3" w14:textId="77777777" w:rsidR="00323A78" w:rsidRPr="00E828B6" w:rsidRDefault="00323A78" w:rsidP="00323A78">
      <w:pPr>
        <w:pStyle w:val="berschrift3"/>
        <w:widowControl w:val="0"/>
        <w:spacing w:before="240" w:after="60"/>
      </w:pPr>
      <w:bookmarkStart w:id="151" w:name="_hyce1uw78lch" w:colFirst="0" w:colLast="0"/>
      <w:bookmarkStart w:id="152" w:name="_Description-Schlüssel_angleichen"/>
      <w:bookmarkStart w:id="153" w:name="_Toc473201311"/>
      <w:bookmarkEnd w:id="151"/>
      <w:bookmarkEnd w:id="152"/>
      <w:r w:rsidRPr="00E828B6">
        <w:t>Description-Schlüssel angleichen</w:t>
      </w:r>
      <w:bookmarkEnd w:id="153"/>
    </w:p>
    <w:p w14:paraId="27753E61"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w:t>
      </w:r>
      <w:proofErr w:type="spellStart"/>
      <w:r w:rsidRPr="00E828B6">
        <w:rPr>
          <w:rFonts w:ascii="Times New Roman" w:hAnsi="Times New Roman"/>
        </w:rPr>
        <w:t>Descriptions</w:t>
      </w:r>
      <w:proofErr w:type="spellEnd"/>
      <w:r w:rsidRPr="00E828B6">
        <w:rPr>
          <w:rFonts w:ascii="Times New Roman" w:hAnsi="Times New Roman"/>
        </w:rPr>
        <w:t xml:space="preserve"> in </w:t>
      </w:r>
      <w:proofErr w:type="spellStart"/>
      <w:r w:rsidRPr="00E828B6">
        <w:rPr>
          <w:rFonts w:ascii="Times New Roman" w:hAnsi="Times New Roman"/>
        </w:rPr>
        <w:t>Coma</w:t>
      </w:r>
      <w:proofErr w:type="spellEnd"/>
      <w:r w:rsidRPr="00E828B6">
        <w:rPr>
          <w:rFonts w:ascii="Times New Roman" w:hAnsi="Times New Roman"/>
        </w:rPr>
        <w:t xml:space="preserve"> verwendet werden, zu vereinheitlichen.</w:t>
      </w:r>
    </w:p>
    <w:p w14:paraId="57E6EA20"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Wird die Funktion aufgerufen, erscheint eine Tabelle mit allen Schlüsselnamen, die in </w:t>
      </w:r>
      <w:proofErr w:type="spellStart"/>
      <w:r w:rsidRPr="00E828B6">
        <w:rPr>
          <w:rFonts w:ascii="Times New Roman" w:hAnsi="Times New Roman"/>
        </w:rPr>
        <w:t>Descriptions</w:t>
      </w:r>
      <w:proofErr w:type="spellEnd"/>
      <w:r w:rsidRPr="00E828B6">
        <w:rPr>
          <w:rFonts w:ascii="Times New Roman" w:hAnsi="Times New Roman"/>
        </w:rPr>
        <w:t xml:space="preserve"> des geöffneten Korpus verwendet wurden.</w:t>
      </w:r>
    </w:p>
    <w:p w14:paraId="50B0B420" w14:textId="77777777" w:rsidR="00323A78" w:rsidRPr="00E828B6" w:rsidRDefault="00323A78" w:rsidP="00323A78">
      <w:pPr>
        <w:widowControl w:val="0"/>
        <w:rPr>
          <w:rFonts w:ascii="Times New Roman" w:hAnsi="Times New Roman"/>
        </w:rPr>
      </w:pPr>
      <w:r w:rsidRPr="00E828B6">
        <w:rPr>
          <w:rFonts w:ascii="Times New Roman" w:hAnsi="Times New Roman"/>
          <w:noProof/>
        </w:rPr>
        <w:drawing>
          <wp:inline distT="19050" distB="19050" distL="19050" distR="19050" wp14:anchorId="3FA4E814" wp14:editId="34681890">
            <wp:extent cx="2959100" cy="3148330"/>
            <wp:effectExtent l="0" t="0" r="0" b="0"/>
            <wp:docPr id="3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4"/>
                    <a:srcRect/>
                    <a:stretch>
                      <a:fillRect/>
                    </a:stretch>
                  </pic:blipFill>
                  <pic:spPr>
                    <a:xfrm>
                      <a:off x="0" y="0"/>
                      <a:ext cx="2959100" cy="3148330"/>
                    </a:xfrm>
                    <a:prstGeom prst="rect">
                      <a:avLst/>
                    </a:prstGeom>
                    <a:ln/>
                  </pic:spPr>
                </pic:pic>
              </a:graphicData>
            </a:graphic>
          </wp:inline>
        </w:drawing>
      </w:r>
    </w:p>
    <w:p w14:paraId="25FB1C0C"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Schlüsselnamen, die sich ähneln (und damit einen Hinweis auf einen möglichen Fehler geben), werden mit gelber Farbe hervorgehoben.</w:t>
      </w:r>
    </w:p>
    <w:p w14:paraId="6F4479BF" w14:textId="2D6FCBD5" w:rsidR="00E0097D" w:rsidRPr="00323A78" w:rsidRDefault="00323A78" w:rsidP="00323A78">
      <w:pPr>
        <w:pStyle w:val="Standard-BlockCharCharChar"/>
        <w:rPr>
          <w:lang w:val="de-DE"/>
        </w:rPr>
      </w:pPr>
      <w:r w:rsidRPr="00323A78">
        <w:rPr>
          <w:lang w:val="de-DE"/>
        </w:rPr>
        <w:t>In der rechten Spalte lassen sich die Schlüsselnamen editieren. Wird also im obigen Beispiel in der rechten Spalte „Gesprähchstyp“ durch „Gesprächstyp“ ersetzt, so wird (nach drücken der OK-Schaltfläche) der entsprechende Schüsselname in allen Descriptions des Korpus ersetzt.</w:t>
      </w:r>
    </w:p>
    <w:p w14:paraId="56DA8346" w14:textId="77777777" w:rsidR="006449EC" w:rsidRPr="00323A78" w:rsidRDefault="006449EC">
      <w:pPr>
        <w:rPr>
          <w:lang w:eastAsia="hi-IN" w:bidi="hi-IN"/>
        </w:rPr>
        <w:sectPr w:rsidR="006449EC" w:rsidRPr="00323A78" w:rsidSect="00B84AED">
          <w:headerReference w:type="default" r:id="rId105"/>
          <w:pgSz w:w="11906" w:h="16838"/>
          <w:pgMar w:top="1417" w:right="1134" w:bottom="1134" w:left="1417" w:header="708" w:footer="708" w:gutter="0"/>
          <w:cols w:space="708"/>
          <w:docGrid w:linePitch="360"/>
        </w:sectPr>
      </w:pPr>
    </w:p>
    <w:p w14:paraId="33685631" w14:textId="382A7577" w:rsidR="001F78C3" w:rsidRPr="004D26F7" w:rsidRDefault="00323A78" w:rsidP="00683254">
      <w:pPr>
        <w:pStyle w:val="berschrift1"/>
        <w:spacing w:before="0"/>
        <w:rPr>
          <w:lang w:val="en-US" w:eastAsia="en-US"/>
        </w:rPr>
      </w:pPr>
      <w:bookmarkStart w:id="154" w:name="_78._USING_WORD"/>
      <w:bookmarkStart w:id="155" w:name="_Toc473201312"/>
      <w:bookmarkStart w:id="156" w:name="_Ref473202388"/>
      <w:bookmarkStart w:id="157" w:name="_Ref473202416"/>
      <w:bookmarkEnd w:id="154"/>
      <w:r>
        <w:rPr>
          <w:lang w:val="en-US" w:eastAsia="en-US"/>
        </w:rPr>
        <w:lastRenderedPageBreak/>
        <w:t>EINSTELLUNGEN</w:t>
      </w:r>
      <w:bookmarkEnd w:id="155"/>
      <w:bookmarkEnd w:id="156"/>
      <w:bookmarkEnd w:id="157"/>
    </w:p>
    <w:p w14:paraId="4525C673" w14:textId="77777777" w:rsidR="00323A78" w:rsidRPr="00E828B6" w:rsidRDefault="00323A78" w:rsidP="00323A78">
      <w:pPr>
        <w:widowControl w:val="0"/>
        <w:rPr>
          <w:rFonts w:ascii="Times New Roman" w:hAnsi="Times New Roman"/>
          <w:noProof/>
          <w:lang w:eastAsia="en-US"/>
        </w:rPr>
      </w:pPr>
      <w:r w:rsidRPr="00E828B6">
        <w:rPr>
          <w:rFonts w:ascii="Times New Roman" w:hAnsi="Times New Roman"/>
        </w:rPr>
        <w:t>Über das Menü Bearbeiten&gt;Einstellungen können Sie die Voreinstellungen des Programms ändern. Die einstellbaren Optionen sind im Folgenden erläutert:</w:t>
      </w:r>
    </w:p>
    <w:p w14:paraId="553B0F28" w14:textId="77777777" w:rsidR="00323A78" w:rsidRPr="009055FA" w:rsidRDefault="00323A78" w:rsidP="00323A78">
      <w:pPr>
        <w:widowControl w:val="0"/>
        <w:rPr>
          <w:rFonts w:ascii="Times New Roman" w:hAnsi="Times New Roman"/>
        </w:rPr>
      </w:pPr>
      <w:r w:rsidRPr="009055FA">
        <w:rPr>
          <w:rFonts w:ascii="Times New Roman" w:hAnsi="Times New Roman"/>
          <w:noProof/>
        </w:rPr>
        <w:drawing>
          <wp:inline distT="0" distB="0" distL="0" distR="0" wp14:anchorId="25D80F92" wp14:editId="6CDA2C01">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C14227" w14:textId="77777777" w:rsidR="00323A78" w:rsidRPr="00E828B6" w:rsidRDefault="00323A78" w:rsidP="00323A78">
      <w:pPr>
        <w:widowControl w:val="0"/>
        <w:spacing w:before="120" w:after="120"/>
        <w:rPr>
          <w:rFonts w:ascii="Times New Roman" w:hAnsi="Times New Roman"/>
        </w:rPr>
      </w:pPr>
    </w:p>
    <w:p w14:paraId="7213BD17"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sz w:val="20"/>
          <w:shd w:val="clear" w:color="auto" w:fill="D6E3BC"/>
        </w:rPr>
        <w:t>Sprachdatei</w:t>
      </w:r>
    </w:p>
    <w:p w14:paraId="7A49FCE9"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An dieser Stelle lässt sich die Sprache der Benutzeroberfläche von </w:t>
      </w:r>
      <w:proofErr w:type="spellStart"/>
      <w:r w:rsidRPr="00E828B6">
        <w:rPr>
          <w:rFonts w:ascii="Times New Roman" w:hAnsi="Times New Roman"/>
        </w:rPr>
        <w:t>Coma</w:t>
      </w:r>
      <w:proofErr w:type="spellEnd"/>
      <w:r w:rsidRPr="00E828B6">
        <w:rPr>
          <w:rFonts w:ascii="Times New Roman" w:hAnsi="Times New Roman"/>
        </w:rPr>
        <w:t xml:space="preserve"> einstellen. </w:t>
      </w:r>
    </w:p>
    <w:p w14:paraId="03786385" w14:textId="77777777" w:rsidR="00323A78" w:rsidRPr="00E828B6" w:rsidRDefault="00323A78" w:rsidP="00323A78">
      <w:pPr>
        <w:widowControl w:val="0"/>
        <w:rPr>
          <w:rFonts w:ascii="Times New Roman" w:hAnsi="Times New Roman"/>
        </w:rPr>
      </w:pPr>
    </w:p>
    <w:p w14:paraId="3C8E95F2" w14:textId="77777777" w:rsidR="00323A78" w:rsidRPr="00E828B6" w:rsidRDefault="00323A78" w:rsidP="00323A78">
      <w:pPr>
        <w:widowControl w:val="0"/>
        <w:rPr>
          <w:rFonts w:ascii="Times New Roman" w:hAnsi="Times New Roman"/>
          <w:lang w:eastAsia="en-US"/>
        </w:rPr>
      </w:pPr>
      <w:r w:rsidRPr="00E828B6">
        <w:rPr>
          <w:rFonts w:ascii="Times New Roman" w:hAnsi="Times New Roman"/>
          <w:i/>
        </w:rPr>
        <w:t xml:space="preserve">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w:t>
      </w:r>
      <w:proofErr w:type="spellStart"/>
      <w:r w:rsidRPr="00E828B6">
        <w:rPr>
          <w:rFonts w:ascii="Times New Roman" w:hAnsi="Times New Roman"/>
          <w:i/>
        </w:rPr>
        <w:t>Coma</w:t>
      </w:r>
      <w:proofErr w:type="spellEnd"/>
      <w:r w:rsidRPr="00E828B6">
        <w:rPr>
          <w:rFonts w:ascii="Times New Roman" w:hAnsi="Times New Roman"/>
          <w:i/>
        </w:rPr>
        <w:t xml:space="preserve"> helfen wollen, so melden Sie sich bei </w:t>
      </w:r>
    </w:p>
    <w:p w14:paraId="451B3A55" w14:textId="77777777" w:rsidR="00323A78" w:rsidRPr="00E828B6" w:rsidRDefault="00323A78" w:rsidP="00323A78">
      <w:pPr>
        <w:widowControl w:val="0"/>
        <w:rPr>
          <w:rFonts w:ascii="Times New Roman" w:hAnsi="Times New Roman"/>
          <w:lang w:eastAsia="en-US"/>
        </w:rPr>
      </w:pPr>
      <w:r w:rsidRPr="00E828B6">
        <w:rPr>
          <w:rFonts w:ascii="Times New Roman" w:hAnsi="Times New Roman"/>
          <w:i/>
        </w:rPr>
        <w:t>Kai Wörner [kai.woerner@uni-hamburg.de].</w:t>
      </w:r>
    </w:p>
    <w:p w14:paraId="4099AB6A" w14:textId="77777777" w:rsidR="00323A78" w:rsidRPr="00E828B6" w:rsidRDefault="00323A78" w:rsidP="00323A78">
      <w:pPr>
        <w:widowControl w:val="0"/>
        <w:rPr>
          <w:rFonts w:ascii="Times New Roman" w:hAnsi="Times New Roman"/>
        </w:rPr>
      </w:pPr>
    </w:p>
    <w:p w14:paraId="6251E7DC"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Wenn Sie die Sprache der Benutzeroberfläche geändert haben, müssen Sie das Programm neustarten, um die Änderungen zu sehen.</w:t>
      </w:r>
    </w:p>
    <w:p w14:paraId="7B38C167"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lastRenderedPageBreak/>
        <w:t>Filter</w:t>
      </w:r>
    </w:p>
    <w:p w14:paraId="4B608E7E"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An dieser Stelle lässt sich einstellen, wie </w:t>
      </w:r>
      <w:hyperlink w:anchor="_Filter" w:history="1">
        <w:r w:rsidRPr="00E828B6">
          <w:rPr>
            <w:rStyle w:val="Hyperlink"/>
            <w:rFonts w:ascii="Times New Roman" w:hAnsi="Times New Roman"/>
          </w:rPr>
          <w:t>Filter</w:t>
        </w:r>
      </w:hyperlink>
      <w:r w:rsidRPr="00E828B6">
        <w:rPr>
          <w:rFonts w:ascii="Times New Roman" w:hAnsi="Times New Roman"/>
        </w:rPr>
        <w:t xml:space="preserve"> für die Kommunikationen- und Sprechertabellen angelegt werden:</w:t>
      </w:r>
    </w:p>
    <w:p w14:paraId="52475E33"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 xml:space="preserve">Filter </w:t>
      </w:r>
      <w:proofErr w:type="spellStart"/>
      <w:r w:rsidRPr="00E828B6">
        <w:rPr>
          <w:rFonts w:ascii="Times New Roman" w:hAnsi="Times New Roman"/>
          <w:sz w:val="20"/>
          <w:shd w:val="clear" w:color="auto" w:fill="D6E3BC"/>
        </w:rPr>
        <w:t>standardmässig</w:t>
      </w:r>
      <w:proofErr w:type="spellEnd"/>
      <w:r w:rsidRPr="00E828B6">
        <w:rPr>
          <w:rFonts w:ascii="Times New Roman" w:hAnsi="Times New Roman"/>
          <w:sz w:val="20"/>
          <w:shd w:val="clear" w:color="auto" w:fill="D6E3BC"/>
        </w:rPr>
        <w:t xml:space="preserve"> aktivieren</w:t>
      </w:r>
      <w:r w:rsidRPr="00E828B6">
        <w:rPr>
          <w:rFonts w:ascii="Times New Roman" w:hAnsi="Times New Roman"/>
          <w:b/>
        </w:rPr>
        <w:t>:</w:t>
      </w:r>
      <w:r w:rsidRPr="00E828B6">
        <w:rPr>
          <w:rFonts w:ascii="Times New Roman" w:hAnsi="Times New Roman"/>
        </w:rPr>
        <w:t xml:space="preserve"> Mit dieser Einstellung werden Filter sofort angewendet, wenn sie hinzugefügt werden.</w:t>
      </w:r>
    </w:p>
    <w:p w14:paraId="16F5AFFC"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 xml:space="preserve">Neue Filterergebnisse </w:t>
      </w:r>
      <w:proofErr w:type="spellStart"/>
      <w:r w:rsidRPr="00E828B6">
        <w:rPr>
          <w:rFonts w:ascii="Times New Roman" w:hAnsi="Times New Roman"/>
          <w:sz w:val="20"/>
          <w:shd w:val="clear" w:color="auto" w:fill="D6E3BC"/>
        </w:rPr>
        <w:t>standardmässig</w:t>
      </w:r>
      <w:proofErr w:type="spellEnd"/>
      <w:r w:rsidRPr="00E828B6">
        <w:rPr>
          <w:rFonts w:ascii="Times New Roman" w:hAnsi="Times New Roman"/>
          <w:sz w:val="20"/>
          <w:shd w:val="clear" w:color="auto" w:fill="D6E3BC"/>
        </w:rPr>
        <w:t xml:space="preserve"> addieren (logisch ‚oder‘ statt ‚und‘)</w:t>
      </w:r>
      <w:r w:rsidRPr="00E828B6">
        <w:rPr>
          <w:rFonts w:ascii="Times New Roman" w:hAnsi="Times New Roman"/>
          <w:b/>
        </w:rPr>
        <w:t>:</w:t>
      </w:r>
      <w:r w:rsidRPr="00E828B6">
        <w:rPr>
          <w:rFonts w:ascii="Times New Roman" w:hAnsi="Times New Roman"/>
        </w:rPr>
        <w:t xml:space="preserve"> bestimmt, ob beim Hinzufügen von weiteren Filtern die Ergebnisse logisch ‚oder‘ bzw. ‚und‘ verknüpft werden. Nähere Erläuterungen zu den Auswirkungen finden Sie im Kapitel </w:t>
      </w:r>
      <w:hyperlink w:anchor="_Filter" w:history="1">
        <w:r w:rsidRPr="00E828B6">
          <w:rPr>
            <w:rStyle w:val="Hyperlink"/>
            <w:rFonts w:ascii="Times New Roman" w:hAnsi="Times New Roman"/>
          </w:rPr>
          <w:t>Filter</w:t>
        </w:r>
      </w:hyperlink>
      <w:r w:rsidRPr="00E828B6">
        <w:rPr>
          <w:rFonts w:ascii="Times New Roman" w:hAnsi="Times New Roman"/>
        </w:rPr>
        <w:t>.</w:t>
      </w:r>
    </w:p>
    <w:p w14:paraId="6A6D07C6" w14:textId="77777777" w:rsidR="00323A78" w:rsidRPr="00E828B6" w:rsidRDefault="00323A78" w:rsidP="00323A78">
      <w:pPr>
        <w:widowControl w:val="0"/>
        <w:rPr>
          <w:rFonts w:ascii="Times New Roman" w:hAnsi="Times New Roman"/>
        </w:rPr>
      </w:pPr>
    </w:p>
    <w:p w14:paraId="73D01DBA"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Benutzerinterface</w:t>
      </w:r>
    </w:p>
    <w:p w14:paraId="121170DE"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Löschen bestätigen</w:t>
      </w:r>
      <w:r w:rsidRPr="00E828B6">
        <w:rPr>
          <w:rFonts w:ascii="Times New Roman" w:hAnsi="Times New Roman"/>
          <w:b/>
        </w:rPr>
        <w:t xml:space="preserve">: </w:t>
      </w:r>
      <w:r w:rsidRPr="00E828B6">
        <w:rPr>
          <w:rFonts w:ascii="Times New Roman" w:hAnsi="Times New Roman"/>
        </w:rPr>
        <w:t>Hier können Sie festlegen, ob eine Sicherheitsabfrage erfolgt, wenn Sie Elemente aus den Metadaten löschen wollen.</w:t>
      </w:r>
    </w:p>
    <w:p w14:paraId="4223B7B6" w14:textId="77777777" w:rsidR="00323A78" w:rsidRPr="00E828B6" w:rsidRDefault="00323A78" w:rsidP="00323A78">
      <w:pPr>
        <w:widowControl w:val="0"/>
        <w:rPr>
          <w:rFonts w:ascii="Times New Roman" w:hAnsi="Times New Roman"/>
        </w:rPr>
      </w:pPr>
    </w:p>
    <w:p w14:paraId="6F4B8A65" w14:textId="77777777" w:rsidR="00323A78" w:rsidRPr="00E828B6" w:rsidRDefault="00323A78" w:rsidP="00323A78">
      <w:pPr>
        <w:widowControl w:val="0"/>
        <w:rPr>
          <w:rFonts w:ascii="Times New Roman" w:hAnsi="Times New Roman"/>
          <w:lang w:eastAsia="en-US"/>
        </w:rPr>
      </w:pPr>
      <w:r w:rsidRPr="00E828B6">
        <w:rPr>
          <w:rFonts w:ascii="Times New Roman" w:hAnsi="Times New Roman"/>
          <w:sz w:val="20"/>
          <w:shd w:val="clear" w:color="auto" w:fill="D6E3BC"/>
        </w:rPr>
        <w:t>Neue Transkriptionen erhalten den Namen der...</w:t>
      </w:r>
    </w:p>
    <w:p w14:paraId="40093742"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Wenn einer Kommunikation eine Transkription zugeordnet wird (siehe </w:t>
      </w:r>
      <w:hyperlink w:anchor="_Verwalten_von_Transkriptionen" w:history="1">
        <w:r w:rsidRPr="00E828B6">
          <w:rPr>
            <w:rStyle w:val="Hyperlink"/>
            <w:rFonts w:ascii="Times New Roman" w:hAnsi="Times New Roman"/>
          </w:rPr>
          <w:t>Verwalten von Transkriptionen</w:t>
        </w:r>
      </w:hyperlink>
      <w:r w:rsidRPr="00E828B6">
        <w:rPr>
          <w:rFonts w:ascii="Times New Roman" w:hAnsi="Times New Roman"/>
        </w:rPr>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14:paraId="3C99AE7A" w14:textId="77777777" w:rsidR="00323A78" w:rsidRPr="00E828B6" w:rsidRDefault="00323A78" w:rsidP="00323A78">
      <w:pPr>
        <w:widowControl w:val="0"/>
        <w:rPr>
          <w:rFonts w:ascii="Times New Roman" w:hAnsi="Times New Roman"/>
        </w:rPr>
      </w:pPr>
    </w:p>
    <w:p w14:paraId="6EC74D71"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sz w:val="20"/>
          <w:shd w:val="clear" w:color="auto" w:fill="D6E3BC"/>
        </w:rPr>
        <w:t>Transkription</w:t>
      </w:r>
    </w:p>
    <w:p w14:paraId="6EF2E10F"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Im </w:t>
      </w:r>
      <w:proofErr w:type="spellStart"/>
      <w:r w:rsidRPr="00E828B6">
        <w:rPr>
          <w:rFonts w:ascii="Times New Roman" w:hAnsi="Times New Roman"/>
        </w:rPr>
        <w:t>EXMARaLDA</w:t>
      </w:r>
      <w:proofErr w:type="spellEnd"/>
      <w:r w:rsidRPr="00E828B6">
        <w:rPr>
          <w:rFonts w:ascii="Times New Roman" w:hAnsi="Times New Roman"/>
        </w:rPr>
        <w:t xml:space="preserve">-System lassen sich die meisten Operationen (Suchen, Visualisierungen etc.) nur mit segmentierten Transkriptionen durchführen. An dieser Stelle können Sie festlegen, ob Basistranskriptionen in </w:t>
      </w:r>
      <w:proofErr w:type="spellStart"/>
      <w:r w:rsidRPr="00E828B6">
        <w:rPr>
          <w:rFonts w:ascii="Times New Roman" w:hAnsi="Times New Roman"/>
        </w:rPr>
        <w:t>Coma</w:t>
      </w:r>
      <w:proofErr w:type="spellEnd"/>
      <w:r w:rsidRPr="00E828B6">
        <w:rPr>
          <w:rFonts w:ascii="Times New Roman" w:hAnsi="Times New Roman"/>
        </w:rPr>
        <w:t xml:space="preserve"> überhaupt berücksichtigt werden:</w:t>
      </w:r>
    </w:p>
    <w:p w14:paraId="76B0E3C6" w14:textId="77777777" w:rsidR="00323A78" w:rsidRPr="00E828B6" w:rsidRDefault="00323A78" w:rsidP="00323A78">
      <w:pPr>
        <w:widowControl w:val="0"/>
        <w:spacing w:before="120" w:after="120"/>
        <w:rPr>
          <w:rFonts w:ascii="Times New Roman" w:hAnsi="Times New Roman"/>
          <w:lang w:eastAsia="en-US"/>
        </w:rPr>
      </w:pPr>
      <w:r w:rsidRPr="00E828B6">
        <w:rPr>
          <w:rFonts w:ascii="Times New Roman" w:hAnsi="Times New Roman"/>
          <w:sz w:val="20"/>
          <w:shd w:val="clear" w:color="auto" w:fill="D6E3BC"/>
        </w:rPr>
        <w:t>Nur segmentierte Transkriptionen in den Korb legen</w:t>
      </w:r>
      <w:r w:rsidRPr="00E828B6">
        <w:rPr>
          <w:rFonts w:ascii="Times New Roman" w:hAnsi="Times New Roman"/>
          <w:b/>
        </w:rPr>
        <w:t>:</w:t>
      </w:r>
      <w:r w:rsidRPr="00E828B6">
        <w:rPr>
          <w:rFonts w:ascii="Times New Roman" w:hAnsi="Times New Roman"/>
        </w:rPr>
        <w:t xml:space="preserve"> Wenn sie diese Option einschalten, so werden nur segmentierte Transkriptionen in den Korpus-Korb gelegt, unabhängig davon, ob Kommunikationen auch Basistranskriptionen zugeordnet sind. </w:t>
      </w:r>
    </w:p>
    <w:p w14:paraId="7B1F0F59" w14:textId="77777777" w:rsidR="00323A78" w:rsidRPr="00E828B6" w:rsidRDefault="00323A78" w:rsidP="00323A78">
      <w:pPr>
        <w:widowControl w:val="0"/>
        <w:rPr>
          <w:rFonts w:ascii="Times New Roman" w:hAnsi="Times New Roman"/>
        </w:rPr>
      </w:pPr>
    </w:p>
    <w:p w14:paraId="719CC33D" w14:textId="77777777" w:rsidR="00323A78" w:rsidRPr="00E828B6" w:rsidRDefault="00323A78" w:rsidP="00323A78">
      <w:pPr>
        <w:widowControl w:val="0"/>
        <w:rPr>
          <w:rFonts w:ascii="Times New Roman" w:hAnsi="Times New Roman"/>
          <w:lang w:eastAsia="en-US"/>
        </w:rPr>
      </w:pPr>
      <w:bookmarkStart w:id="158" w:name="_4bvk7pj" w:colFirst="0" w:colLast="0"/>
      <w:bookmarkEnd w:id="158"/>
      <w:r w:rsidRPr="00E828B6">
        <w:rPr>
          <w:rFonts w:ascii="Times New Roman" w:hAnsi="Times New Roman"/>
          <w:sz w:val="20"/>
          <w:shd w:val="clear" w:color="auto" w:fill="D6E3BC"/>
        </w:rPr>
        <w:t>Vorlagenverwaltung</w:t>
      </w:r>
    </w:p>
    <w:p w14:paraId="372D568C" w14:textId="25FAE962" w:rsidR="000855AB" w:rsidRPr="00323A78" w:rsidRDefault="00323A78" w:rsidP="00323A78">
      <w:pPr>
        <w:pStyle w:val="Standard-BlockCharCharChar"/>
        <w:rPr>
          <w:lang w:val="de-DE"/>
        </w:rPr>
      </w:pPr>
      <w:r w:rsidRPr="00E828B6">
        <w:rPr>
          <w:lang w:val="de-DE"/>
        </w:rPr>
        <w:t xml:space="preserve">Für bestimmte Datentypen in Coma lassen sich </w:t>
      </w:r>
      <w:hyperlink w:anchor="_Templates" w:history="1">
        <w:r w:rsidRPr="00E828B6">
          <w:rPr>
            <w:rStyle w:val="Hyperlink"/>
            <w:lang w:val="de-DE"/>
          </w:rPr>
          <w:t>Templates</w:t>
        </w:r>
      </w:hyperlink>
      <w:r w:rsidRPr="00E828B6">
        <w:rPr>
          <w:lang w:val="de-DE"/>
        </w:rPr>
        <w:t xml:space="preserve"> (Vorlagen) anlegen. An dieser Stelle in den Einstellungen können Sie bestimmen, ob eine Template-Datei beim Start von Coma automatisch geladen werden soll und beim Verlassen automatisch wieder gespeichert wird. </w:t>
      </w:r>
      <w:r w:rsidRPr="00323A78">
        <w:rPr>
          <w:lang w:val="de-DE"/>
        </w:rPr>
        <w:t xml:space="preserve">Mit der Schaltfläche zwischen diesen Optionen können Sie die entsprechende Template-Datei auswählen. Die Option zum automatischen Laden einer Template-Datei findet sich übrigens auch im </w:t>
      </w:r>
      <w:r w:rsidRPr="00323A78">
        <w:rPr>
          <w:sz w:val="20"/>
          <w:shd w:val="clear" w:color="auto" w:fill="D6E3BC"/>
          <w:lang w:val="de-DE"/>
        </w:rPr>
        <w:t>Datei</w:t>
      </w:r>
      <w:r w:rsidRPr="00323A78">
        <w:rPr>
          <w:lang w:val="de-DE"/>
        </w:rPr>
        <w:t>-Menü des Programms.</w:t>
      </w:r>
    </w:p>
    <w:p w14:paraId="1690E181" w14:textId="77777777" w:rsidR="00F44AAB" w:rsidRPr="00323A78" w:rsidRDefault="00F44AAB" w:rsidP="00B84AED">
      <w:pPr>
        <w:pStyle w:val="Standard-BlockCharCharChar"/>
        <w:rPr>
          <w:lang w:val="de-DE"/>
        </w:rPr>
        <w:sectPr w:rsidR="00F44AAB" w:rsidRPr="00323A78" w:rsidSect="00AA7BE5">
          <w:headerReference w:type="default" r:id="rId107"/>
          <w:pgSz w:w="11906" w:h="16838"/>
          <w:pgMar w:top="1417" w:right="1134" w:bottom="1134" w:left="1417" w:header="708" w:footer="708" w:gutter="0"/>
          <w:cols w:space="708"/>
          <w:docGrid w:linePitch="360"/>
        </w:sectPr>
      </w:pPr>
    </w:p>
    <w:p w14:paraId="615DFB65" w14:textId="35EA4699" w:rsidR="004D0599" w:rsidRPr="00B84AED" w:rsidRDefault="00323A78" w:rsidP="00683254">
      <w:pPr>
        <w:pStyle w:val="berschrift1"/>
        <w:spacing w:before="0"/>
        <w:rPr>
          <w:lang w:val="en-US" w:eastAsia="en-US"/>
        </w:rPr>
      </w:pPr>
      <w:bookmarkStart w:id="159" w:name="_Toc473201313"/>
      <w:r>
        <w:rPr>
          <w:lang w:val="en-US" w:eastAsia="en-US"/>
        </w:rPr>
        <w:lastRenderedPageBreak/>
        <w:t>ANMERKUNGEN UND HAFTUNG</w:t>
      </w:r>
      <w:bookmarkEnd w:id="159"/>
    </w:p>
    <w:p w14:paraId="14B8C92A" w14:textId="77777777" w:rsidR="00323A78" w:rsidRPr="00E828B6" w:rsidRDefault="00323A78" w:rsidP="00323A78">
      <w:pPr>
        <w:pStyle w:val="berschrift2"/>
        <w:keepNext w:val="0"/>
        <w:widowControl w:val="0"/>
        <w:rPr>
          <w:rFonts w:ascii="Times New Roman" w:hAnsi="Times New Roman" w:cs="Times New Roman"/>
        </w:rPr>
      </w:pPr>
      <w:bookmarkStart w:id="160" w:name="_Toc473201314"/>
      <w:r w:rsidRPr="00E828B6">
        <w:rPr>
          <w:rFonts w:ascii="Times New Roman" w:hAnsi="Times New Roman" w:cs="Times New Roman"/>
        </w:rPr>
        <w:t>Haftungsbegrenzung</w:t>
      </w:r>
      <w:bookmarkEnd w:id="160"/>
    </w:p>
    <w:p w14:paraId="100A1FD6" w14:textId="77777777" w:rsidR="00323A78" w:rsidRPr="00E828B6" w:rsidRDefault="00323A78" w:rsidP="00323A78">
      <w:pPr>
        <w:widowControl w:val="0"/>
        <w:rPr>
          <w:rFonts w:ascii="Times New Roman" w:hAnsi="Times New Roman"/>
          <w:lang w:eastAsia="en-US"/>
        </w:rPr>
      </w:pPr>
      <w:r w:rsidRPr="00E828B6">
        <w:rPr>
          <w:rFonts w:ascii="Times New Roman" w:hAnsi="Times New Roman"/>
          <w:color w:val="FF0000"/>
          <w:sz w:val="20"/>
        </w:rPr>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14:paraId="6F740478" w14:textId="77777777" w:rsidR="00323A78" w:rsidRPr="00E828B6" w:rsidRDefault="00323A78" w:rsidP="00323A78">
      <w:pPr>
        <w:pStyle w:val="berschrift2"/>
        <w:keepNext w:val="0"/>
        <w:widowControl w:val="0"/>
        <w:rPr>
          <w:rFonts w:ascii="Times New Roman" w:hAnsi="Times New Roman" w:cs="Times New Roman"/>
        </w:rPr>
      </w:pPr>
      <w:bookmarkStart w:id="161" w:name="_gb2jevkwd08g" w:colFirst="0" w:colLast="0"/>
      <w:bookmarkStart w:id="162" w:name="_Preview-Versionen"/>
      <w:bookmarkStart w:id="163" w:name="_Toc473201315"/>
      <w:bookmarkEnd w:id="161"/>
      <w:bookmarkEnd w:id="162"/>
      <w:r w:rsidRPr="00E828B6">
        <w:rPr>
          <w:rFonts w:ascii="Times New Roman" w:hAnsi="Times New Roman" w:cs="Times New Roman"/>
        </w:rPr>
        <w:t>Preview-Versionen</w:t>
      </w:r>
      <w:bookmarkEnd w:id="163"/>
    </w:p>
    <w:p w14:paraId="50DC647B" w14:textId="77777777" w:rsidR="00323A78" w:rsidRPr="00E828B6" w:rsidRDefault="00323A78" w:rsidP="00323A78">
      <w:pPr>
        <w:widowControl w:val="0"/>
        <w:rPr>
          <w:rFonts w:ascii="Times New Roman" w:hAnsi="Times New Roman"/>
          <w:lang w:eastAsia="en-US"/>
        </w:rPr>
      </w:pPr>
      <w:r w:rsidRPr="00E828B6">
        <w:rPr>
          <w:rFonts w:ascii="Times New Roman" w:hAnsi="Times New Roman"/>
        </w:rPr>
        <w:t xml:space="preserve">Von </w:t>
      </w:r>
      <w:proofErr w:type="spellStart"/>
      <w:r w:rsidRPr="00E828B6">
        <w:rPr>
          <w:rFonts w:ascii="Times New Roman" w:hAnsi="Times New Roman"/>
        </w:rPr>
        <w:t>EXMARaLDA</w:t>
      </w:r>
      <w:proofErr w:type="spellEnd"/>
      <w:r w:rsidRPr="00E828B6">
        <w:rPr>
          <w:rFonts w:ascii="Times New Roman" w:hAnsi="Times New Roman"/>
        </w:rPr>
        <w:t>-Versionen werden in regelmäßigen Abständen Preview-Versionen veröffentlicht (</w:t>
      </w:r>
      <w:hyperlink r:id="rId108" w:history="1">
        <w:r w:rsidRPr="00E828B6">
          <w:rPr>
            <w:rStyle w:val="Hyperlink"/>
            <w:rFonts w:ascii="Times New Roman" w:hAnsi="Times New Roman"/>
          </w:rPr>
          <w:t>http://exmaralda.org/de/preview-version/</w:t>
        </w:r>
      </w:hyperlink>
      <w:r w:rsidRPr="00E828B6">
        <w:rPr>
          <w:rFonts w:ascii="Times New Roman" w:hAnsi="Times New Roman"/>
        </w:rPr>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14:paraId="3207AA50" w14:textId="77777777" w:rsidR="00323A78" w:rsidRPr="00E828B6" w:rsidRDefault="00323A78" w:rsidP="00323A78">
      <w:pPr>
        <w:pStyle w:val="berschrift2"/>
        <w:keepNext w:val="0"/>
        <w:widowControl w:val="0"/>
        <w:rPr>
          <w:rFonts w:ascii="Times New Roman" w:hAnsi="Times New Roman" w:cs="Times New Roman"/>
        </w:rPr>
      </w:pPr>
      <w:bookmarkStart w:id="164" w:name="_a0ykuk7j4tvx" w:colFirst="0" w:colLast="0"/>
      <w:bookmarkStart w:id="165" w:name="_Toc473201316"/>
      <w:bookmarkEnd w:id="164"/>
      <w:r w:rsidRPr="00E828B6">
        <w:rPr>
          <w:rFonts w:ascii="Times New Roman" w:hAnsi="Times New Roman" w:cs="Times New Roman"/>
        </w:rPr>
        <w:t>Dieses Dokument</w:t>
      </w:r>
      <w:bookmarkEnd w:id="165"/>
    </w:p>
    <w:p w14:paraId="60B73BE7" w14:textId="2FE2ADDD" w:rsidR="00683254" w:rsidRPr="00323A78" w:rsidRDefault="00323A78" w:rsidP="00B84AED">
      <w:pPr>
        <w:pStyle w:val="Standard-BlockCharCharChar"/>
        <w:rPr>
          <w:lang w:val="de-DE"/>
        </w:rPr>
        <w:sectPr w:rsidR="00683254" w:rsidRPr="00323A78" w:rsidSect="00B84AED">
          <w:headerReference w:type="default" r:id="rId109"/>
          <w:pgSz w:w="11906" w:h="16838"/>
          <w:pgMar w:top="1417" w:right="1134" w:bottom="1134" w:left="1417" w:header="708" w:footer="708" w:gutter="0"/>
          <w:cols w:space="708"/>
          <w:docGrid w:linePitch="360"/>
        </w:sectPr>
      </w:pPr>
      <w:r w:rsidRPr="00E828B6">
        <w:rPr>
          <w:lang w:val="de-DE"/>
        </w:rPr>
        <w:t>Dieses Dokument wurde erstellt und wird gepflegt von Kai Wörner (</w:t>
      </w:r>
      <w:hyperlink r:id="rId110" w:history="1">
        <w:r w:rsidRPr="00E828B6">
          <w:rPr>
            <w:rStyle w:val="Hyperlink"/>
            <w:lang w:val="de-DE"/>
          </w:rPr>
          <w:t>kai.woerner@uni-hamburg.de</w:t>
        </w:r>
      </w:hyperlink>
      <w:r w:rsidRPr="00E828B6">
        <w:rPr>
          <w:lang w:val="de-DE"/>
        </w:rPr>
        <w:t xml:space="preserve">) – es erhebt keinen Anspruch auf Vollständigkeit. </w:t>
      </w:r>
      <w:r w:rsidRPr="00323A78">
        <w:rPr>
          <w:lang w:val="de-DE"/>
        </w:rPr>
        <w:t>Falls Ihnen Fehler auffallen oder falls Sie bestimmte Funktionen des Programms nicht erläutert sehen, so lassen Sie es mich wissen.</w:t>
      </w:r>
    </w:p>
    <w:p w14:paraId="774C8783" w14:textId="6BE79F99" w:rsidR="0026489F" w:rsidRDefault="0026489F" w:rsidP="0078771F">
      <w:pPr>
        <w:pStyle w:val="Standard-BlockCharCharChar"/>
      </w:pPr>
    </w:p>
    <w:sectPr w:rsidR="0026489F" w:rsidSect="00B84AED">
      <w:headerReference w:type="default" r:id="rId111"/>
      <w:pgSz w:w="11906" w:h="16838"/>
      <w:pgMar w:top="1417" w:right="1134" w:bottom="1134"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11A38C" w15:done="0"/>
  <w15:commentEx w15:paraId="08BC1418" w15:done="0"/>
  <w15:commentEx w15:paraId="65735714" w15:done="0"/>
  <w15:commentEx w15:paraId="036EA205" w15:done="0"/>
  <w15:commentEx w15:paraId="325B9537" w15:done="0"/>
  <w15:commentEx w15:paraId="7E78372B" w15:done="0"/>
  <w15:commentEx w15:paraId="64E964CE" w15:done="0"/>
  <w15:commentEx w15:paraId="39171F39" w15:done="0"/>
  <w15:commentEx w15:paraId="506488DA" w15:done="0"/>
  <w15:commentEx w15:paraId="68CD1A29" w15:done="0"/>
  <w15:commentEx w15:paraId="60C4AE06" w15:done="0"/>
  <w15:commentEx w15:paraId="74550779" w15:done="0"/>
  <w15:commentEx w15:paraId="51E0BD18" w15:done="0"/>
  <w15:commentEx w15:paraId="2F154FF3" w15:done="0"/>
  <w15:commentEx w15:paraId="5630D63C" w15:done="0"/>
  <w15:commentEx w15:paraId="23154604" w15:done="0"/>
  <w15:commentEx w15:paraId="022BD528" w15:done="0"/>
  <w15:commentEx w15:paraId="6883DD66" w15:done="0"/>
  <w15:commentEx w15:paraId="68A1413F" w15:done="0"/>
  <w15:commentEx w15:paraId="15D61C3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EB95F9" w14:textId="77777777" w:rsidR="00EA4F94" w:rsidRDefault="00EA4F94">
      <w:r>
        <w:separator/>
      </w:r>
    </w:p>
  </w:endnote>
  <w:endnote w:type="continuationSeparator" w:id="0">
    <w:p w14:paraId="12077772" w14:textId="77777777" w:rsidR="00EA4F94" w:rsidRDefault="00EA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EAA63" w14:textId="77777777" w:rsidR="00EA4F94" w:rsidRDefault="00EA4F9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143305"/>
      <w:docPartObj>
        <w:docPartGallery w:val="Page Numbers (Bottom of Page)"/>
        <w:docPartUnique/>
      </w:docPartObj>
    </w:sdtPr>
    <w:sdtContent>
      <w:p w14:paraId="4C0605CE" w14:textId="53BB0F6B" w:rsidR="00EA4F94" w:rsidRDefault="00EA4F94">
        <w:pPr>
          <w:pStyle w:val="Fuzeile"/>
          <w:jc w:val="center"/>
        </w:pPr>
        <w:r>
          <w:fldChar w:fldCharType="begin"/>
        </w:r>
        <w:r>
          <w:instrText>PAGE   \* MERGEFORMAT</w:instrText>
        </w:r>
        <w:r>
          <w:fldChar w:fldCharType="separate"/>
        </w:r>
        <w:r w:rsidR="00864092">
          <w:rPr>
            <w:noProof/>
          </w:rPr>
          <w:t>6</w:t>
        </w:r>
        <w:r>
          <w:fldChar w:fldCharType="end"/>
        </w:r>
      </w:p>
    </w:sdtContent>
  </w:sdt>
  <w:p w14:paraId="770CBE7C" w14:textId="77777777" w:rsidR="00EA4F94" w:rsidRDefault="00EA4F9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580EB" w14:textId="77777777" w:rsidR="00EA4F94" w:rsidRDefault="00EA4F9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89C54C" w14:textId="77777777" w:rsidR="00EA4F94" w:rsidRDefault="00EA4F94">
      <w:r>
        <w:separator/>
      </w:r>
    </w:p>
  </w:footnote>
  <w:footnote w:type="continuationSeparator" w:id="0">
    <w:p w14:paraId="695A862A" w14:textId="77777777" w:rsidR="00EA4F94" w:rsidRDefault="00EA4F94">
      <w:r>
        <w:continuationSeparator/>
      </w:r>
    </w:p>
  </w:footnote>
  <w:footnote w:id="1">
    <w:p w14:paraId="1A51EA67" w14:textId="77777777" w:rsidR="00EA4F94" w:rsidRDefault="00EA4F94" w:rsidP="00382F0A">
      <w:pPr>
        <w:widowControl w:val="0"/>
      </w:pPr>
      <w:r>
        <w:rPr>
          <w:vertAlign w:val="superscript"/>
        </w:rPr>
        <w:footnoteRef/>
      </w:r>
      <w:r w:rsidRPr="007246EE">
        <w:rPr>
          <w:sz w:val="20"/>
        </w:rPr>
        <w:t xml:space="preserve"> </w:t>
      </w:r>
      <w:hyperlink r:id="rId1">
        <w:r w:rsidRPr="007246EE">
          <w:rPr>
            <w:color w:val="000099"/>
            <w:sz w:val="20"/>
            <w:u w:val="single"/>
          </w:rPr>
          <w:t>http://dublincore.org</w:t>
        </w:r>
      </w:hyperlink>
      <w:r w:rsidRPr="007246EE">
        <w:rPr>
          <w:sz w:val="20"/>
        </w:rPr>
        <w:t>/</w:t>
      </w:r>
    </w:p>
  </w:footnote>
  <w:footnote w:id="2">
    <w:p w14:paraId="7AAC9F59" w14:textId="77777777" w:rsidR="00EA4F94" w:rsidRDefault="00EA4F94" w:rsidP="00382F0A">
      <w:pPr>
        <w:widowControl w:val="0"/>
      </w:pPr>
      <w:r>
        <w:rPr>
          <w:vertAlign w:val="superscript"/>
        </w:rPr>
        <w:footnoteRef/>
      </w:r>
      <w:r w:rsidRPr="007246EE">
        <w:rPr>
          <w:sz w:val="20"/>
        </w:rPr>
        <w:t xml:space="preserve"> Siehe </w:t>
      </w:r>
      <w:hyperlink r:id="rId2">
        <w:r>
          <w:rPr>
            <w:rFonts w:ascii="Times New Roman" w:hAnsi="Times New Roman"/>
            <w:color w:val="0000FF"/>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24157" w14:textId="77777777" w:rsidR="00EA4F94" w:rsidRDefault="00EA4F94" w:rsidP="0081341E">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AD18026" w14:textId="77777777" w:rsidR="00EA4F94" w:rsidRDefault="00EA4F94" w:rsidP="003E2935">
    <w:pPr>
      <w:pStyle w:val="Kopfzeile"/>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5038" w14:textId="167B1BB6" w:rsidR="00EA4F94" w:rsidRPr="00134D8B" w:rsidRDefault="00EA4F94" w:rsidP="00134D8B">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Adding annotation columns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4E14D" w14:textId="12E90C84"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Filtering search results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790EC" w14:textId="3C3E2499"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Using word lists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91B2E" w14:textId="1A56F11E"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Different types of searches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4657E1" w14:textId="797338B8"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A step-by-step example of a multilevel search with EXAKT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8D17" w14:textId="1BADD3AA"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EXMARaLDA</w:t>
    </w:r>
    <w:proofErr w:type="spellEnd"/>
    <w:r w:rsidRPr="005D2936">
      <w:rPr>
        <w:rFonts w:ascii="Times New Roman" w:hAnsi="Times New Roman"/>
        <w:sz w:val="16"/>
        <w:szCs w:val="20"/>
        <w:u w:val="single"/>
        <w:lang w:val="en-GB" w:eastAsia="en-US"/>
      </w:rPr>
      <w:t xml:space="preserve"> EXAKT – Manual</w:t>
    </w:r>
    <w:r w:rsidRPr="005D2936">
      <w:rPr>
        <w:rFonts w:ascii="Times New Roman" w:hAnsi="Times New Roman"/>
        <w:sz w:val="16"/>
        <w:szCs w:val="20"/>
        <w:u w:val="single"/>
        <w:lang w:val="en-GB" w:eastAsia="en-US"/>
      </w:rPr>
      <w:tab/>
    </w:r>
    <w:r w:rsidRPr="005D2936">
      <w:rPr>
        <w:rFonts w:ascii="Times New Roman" w:hAnsi="Times New Roman"/>
        <w:sz w:val="16"/>
        <w:szCs w:val="20"/>
        <w:u w:val="single"/>
        <w:lang w:val="en-GB" w:eastAsia="en-US"/>
      </w:rPr>
      <w:tab/>
    </w:r>
    <w:proofErr w:type="spellStart"/>
    <w:r w:rsidRPr="005D2936">
      <w:rPr>
        <w:rFonts w:ascii="Times New Roman" w:hAnsi="Times New Roman"/>
        <w:sz w:val="16"/>
        <w:szCs w:val="20"/>
        <w:u w:val="single"/>
        <w:lang w:val="en-GB" w:eastAsia="en-US"/>
      </w:rPr>
      <w:t>Tabla</w:t>
    </w:r>
    <w:proofErr w:type="spellEnd"/>
    <w:r w:rsidRPr="005D2936">
      <w:rPr>
        <w:rFonts w:ascii="Times New Roman" w:hAnsi="Times New Roman"/>
        <w:sz w:val="16"/>
        <w:szCs w:val="20"/>
        <w:u w:val="single"/>
        <w:lang w:val="en-GB" w:eastAsia="en-US"/>
      </w:rPr>
      <w:t xml:space="preserv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7729" w14:textId="2B333044" w:rsidR="00EA4F94" w:rsidRPr="00134D8B" w:rsidRDefault="00EA4F94" w:rsidP="00134D8B">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03CC5" w14:textId="6B5A8474"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roofErr w:type="spellStart"/>
    <w:r>
      <w:rPr>
        <w:rFonts w:ascii="Times New Roman" w:hAnsi="Times New Roman"/>
        <w:sz w:val="16"/>
        <w:szCs w:val="20"/>
        <w:u w:val="single"/>
        <w:lang w:val="en-GB" w:eastAsia="en-US"/>
      </w:rPr>
      <w:t>Über</w:t>
    </w:r>
    <w:proofErr w:type="spellEnd"/>
    <w:r>
      <w:rPr>
        <w:rFonts w:ascii="Times New Roman" w:hAnsi="Times New Roman"/>
        <w:sz w:val="16"/>
        <w:szCs w:val="20"/>
        <w:u w:val="single"/>
        <w:lang w:val="en-GB" w:eastAsia="en-US"/>
      </w:rPr>
      <w:t xml:space="preserve"> Coma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B092E" w14:textId="7031F61D" w:rsidR="00EA4F94" w:rsidRPr="005973C1" w:rsidRDefault="00EA4F94" w:rsidP="0078771F">
    <w:pPr>
      <w:widowControl w:val="0"/>
      <w:tabs>
        <w:tab w:val="left" w:pos="482"/>
        <w:tab w:val="center" w:pos="4536"/>
        <w:tab w:val="right" w:pos="9356"/>
      </w:tabs>
      <w:spacing w:before="240"/>
      <w:jc w:val="both"/>
    </w:pPr>
    <w:proofErr w:type="spellStart"/>
    <w:r w:rsidRPr="005973C1">
      <w:rPr>
        <w:rFonts w:ascii="Times New Roman" w:hAnsi="Times New Roman"/>
        <w:sz w:val="16"/>
        <w:szCs w:val="20"/>
        <w:u w:val="single"/>
        <w:lang w:eastAsia="en-US"/>
      </w:rPr>
      <w:t>EXMARaLDA</w:t>
    </w:r>
    <w:proofErr w:type="spellEnd"/>
    <w:r w:rsidRPr="005973C1">
      <w:rPr>
        <w:rFonts w:ascii="Times New Roman" w:hAnsi="Times New Roman"/>
        <w:sz w:val="16"/>
        <w:szCs w:val="20"/>
        <w:u w:val="single"/>
        <w:lang w:eastAsia="en-US"/>
      </w:rPr>
      <w:t xml:space="preserve"> </w:t>
    </w:r>
    <w:proofErr w:type="spellStart"/>
    <w:r w:rsidRPr="005973C1">
      <w:rPr>
        <w:rFonts w:ascii="Times New Roman" w:hAnsi="Times New Roman"/>
        <w:sz w:val="16"/>
        <w:szCs w:val="20"/>
        <w:u w:val="single"/>
        <w:lang w:eastAsia="en-US"/>
      </w:rPr>
      <w:t>Coma</w:t>
    </w:r>
    <w:proofErr w:type="spellEnd"/>
    <w:r w:rsidRPr="005973C1">
      <w:rPr>
        <w:rFonts w:ascii="Times New Roman" w:hAnsi="Times New Roman"/>
        <w:sz w:val="16"/>
        <w:szCs w:val="20"/>
        <w:u w:val="single"/>
        <w:lang w:eastAsia="en-US"/>
      </w:rPr>
      <w:t xml:space="preserve"> – Manual</w:t>
    </w:r>
    <w:r w:rsidRPr="005973C1">
      <w:rPr>
        <w:rFonts w:ascii="Times New Roman" w:hAnsi="Times New Roman"/>
        <w:sz w:val="16"/>
        <w:szCs w:val="20"/>
        <w:u w:val="single"/>
        <w:lang w:eastAsia="en-US"/>
      </w:rPr>
      <w:tab/>
    </w:r>
    <w:r w:rsidRPr="005973C1">
      <w:rPr>
        <w:rFonts w:ascii="Times New Roman" w:hAnsi="Times New Roman"/>
        <w:sz w:val="16"/>
        <w:szCs w:val="20"/>
        <w:u w:val="single"/>
        <w:lang w:eastAsia="en-US"/>
      </w:rPr>
      <w:tab/>
      <w:t xml:space="preserve">Die </w:t>
    </w:r>
    <w:proofErr w:type="spellStart"/>
    <w:r w:rsidRPr="005973C1">
      <w:rPr>
        <w:rFonts w:ascii="Times New Roman" w:hAnsi="Times New Roman"/>
        <w:sz w:val="16"/>
        <w:szCs w:val="20"/>
        <w:u w:val="single"/>
        <w:lang w:eastAsia="en-US"/>
      </w:rPr>
      <w:t>Coma</w:t>
    </w:r>
    <w:proofErr w:type="spellEnd"/>
    <w:r w:rsidRPr="005973C1">
      <w:rPr>
        <w:rFonts w:ascii="Times New Roman" w:hAnsi="Times New Roman"/>
        <w:sz w:val="16"/>
        <w:szCs w:val="20"/>
        <w:u w:val="single"/>
        <w:lang w:eastAsia="en-US"/>
      </w:rPr>
      <w:t>-Datenstruktur</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470B6" w14:textId="7DB6D375"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 xml:space="preserve">Working with concordances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C9ECB" w14:textId="1781FE45"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Search expressions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33CBD" w14:textId="7BA89EEA"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Displaying metadata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DAD5" w14:textId="440BC284" w:rsidR="00EA4F94" w:rsidRPr="0078771F" w:rsidRDefault="00EA4F94"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EXAKT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Adding analysis columns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E461C8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2A4AB84"/>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511AD3A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19E839EA"/>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7AB289EC"/>
    <w:lvl w:ilvl="0">
      <w:start w:val="1"/>
      <w:numFmt w:val="bullet"/>
      <w:lvlText w:val=""/>
      <w:lvlJc w:val="left"/>
      <w:pPr>
        <w:tabs>
          <w:tab w:val="num" w:pos="360"/>
        </w:tabs>
        <w:ind w:left="360" w:hanging="360"/>
      </w:pPr>
      <w:rPr>
        <w:rFonts w:ascii="Symbol" w:hAnsi="Symbol" w:hint="default"/>
      </w:rPr>
    </w:lvl>
  </w:abstractNum>
  <w:abstractNum w:abstractNumId="5">
    <w:nsid w:val="00000005"/>
    <w:multiLevelType w:val="singleLevel"/>
    <w:tmpl w:val="00000005"/>
    <w:name w:val="WW8Num6"/>
    <w:lvl w:ilvl="0">
      <w:start w:val="1"/>
      <w:numFmt w:val="lowerLetter"/>
      <w:lvlText w:val="%1."/>
      <w:lvlJc w:val="left"/>
      <w:pPr>
        <w:tabs>
          <w:tab w:val="num" w:pos="0"/>
        </w:tabs>
        <w:ind w:left="720" w:hanging="360"/>
      </w:pPr>
      <w:rPr>
        <w:b w:val="0"/>
      </w:rPr>
    </w:lvl>
  </w:abstractNum>
  <w:abstractNum w:abstractNumId="6">
    <w:nsid w:val="0C956E73"/>
    <w:multiLevelType w:val="hybridMultilevel"/>
    <w:tmpl w:val="169A97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14F7C"/>
    <w:multiLevelType w:val="multilevel"/>
    <w:tmpl w:val="D5DA8538"/>
    <w:lvl w:ilvl="0">
      <w:start w:val="1"/>
      <w:numFmt w:val="decimal"/>
      <w:pStyle w:val="berschrift1"/>
      <w:lvlText w:val="%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rPr>
        <w:rFonts w:ascii="Times New Roman" w:hAnsi="Times New Roman" w:cs="Times New Roman"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25C38B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EEF1AC0"/>
    <w:multiLevelType w:val="hybridMultilevel"/>
    <w:tmpl w:val="8DEC0926"/>
    <w:lvl w:ilvl="0" w:tplc="7B5C0914">
      <w:numFmt w:val="bullet"/>
      <w:lvlText w:val=""/>
      <w:lvlJc w:val="left"/>
      <w:pPr>
        <w:ind w:left="720" w:hanging="360"/>
      </w:pPr>
      <w:rPr>
        <w:rFonts w:ascii="Wingdings" w:eastAsia="Roboto" w:hAnsi="Wingdings" w:cs="Roboto"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AEF75C7"/>
    <w:multiLevelType w:val="hybridMultilevel"/>
    <w:tmpl w:val="0272426C"/>
    <w:lvl w:ilvl="0" w:tplc="80BAFF50">
      <w:start w:val="1"/>
      <w:numFmt w:val="bullet"/>
      <w:pStyle w:val="Aufzhlungszeichen2"/>
      <w:lvlText w:val=""/>
      <w:lvlJc w:val="left"/>
      <w:pPr>
        <w:tabs>
          <w:tab w:val="num" w:pos="999"/>
        </w:tabs>
        <w:ind w:left="999" w:hanging="482"/>
      </w:pPr>
      <w:rPr>
        <w:rFonts w:ascii="Wingdings" w:hAnsi="Wingdings" w:hint="default"/>
      </w:rPr>
    </w:lvl>
    <w:lvl w:ilvl="1" w:tplc="04070019" w:tentative="1">
      <w:start w:val="1"/>
      <w:numFmt w:val="bullet"/>
      <w:lvlText w:val="o"/>
      <w:lvlJc w:val="left"/>
      <w:pPr>
        <w:tabs>
          <w:tab w:val="num" w:pos="1645"/>
        </w:tabs>
        <w:ind w:left="1645" w:hanging="360"/>
      </w:pPr>
      <w:rPr>
        <w:rFonts w:ascii="Courier New" w:hAnsi="Courier New" w:cs="Arial" w:hint="default"/>
      </w:rPr>
    </w:lvl>
    <w:lvl w:ilvl="2" w:tplc="0407001B" w:tentative="1">
      <w:start w:val="1"/>
      <w:numFmt w:val="bullet"/>
      <w:lvlText w:val=""/>
      <w:lvlJc w:val="left"/>
      <w:pPr>
        <w:tabs>
          <w:tab w:val="num" w:pos="2365"/>
        </w:tabs>
        <w:ind w:left="2365" w:hanging="360"/>
      </w:pPr>
      <w:rPr>
        <w:rFonts w:ascii="Wingdings" w:hAnsi="Wingdings" w:hint="default"/>
      </w:rPr>
    </w:lvl>
    <w:lvl w:ilvl="3" w:tplc="0407000F" w:tentative="1">
      <w:start w:val="1"/>
      <w:numFmt w:val="bullet"/>
      <w:lvlText w:val=""/>
      <w:lvlJc w:val="left"/>
      <w:pPr>
        <w:tabs>
          <w:tab w:val="num" w:pos="3085"/>
        </w:tabs>
        <w:ind w:left="3085" w:hanging="360"/>
      </w:pPr>
      <w:rPr>
        <w:rFonts w:ascii="Symbol" w:hAnsi="Symbol" w:hint="default"/>
      </w:rPr>
    </w:lvl>
    <w:lvl w:ilvl="4" w:tplc="04070019" w:tentative="1">
      <w:start w:val="1"/>
      <w:numFmt w:val="bullet"/>
      <w:lvlText w:val="o"/>
      <w:lvlJc w:val="left"/>
      <w:pPr>
        <w:tabs>
          <w:tab w:val="num" w:pos="3805"/>
        </w:tabs>
        <w:ind w:left="3805" w:hanging="360"/>
      </w:pPr>
      <w:rPr>
        <w:rFonts w:ascii="Courier New" w:hAnsi="Courier New" w:cs="Arial" w:hint="default"/>
      </w:rPr>
    </w:lvl>
    <w:lvl w:ilvl="5" w:tplc="0407001B" w:tentative="1">
      <w:start w:val="1"/>
      <w:numFmt w:val="bullet"/>
      <w:lvlText w:val=""/>
      <w:lvlJc w:val="left"/>
      <w:pPr>
        <w:tabs>
          <w:tab w:val="num" w:pos="4525"/>
        </w:tabs>
        <w:ind w:left="4525" w:hanging="360"/>
      </w:pPr>
      <w:rPr>
        <w:rFonts w:ascii="Wingdings" w:hAnsi="Wingdings" w:hint="default"/>
      </w:rPr>
    </w:lvl>
    <w:lvl w:ilvl="6" w:tplc="0407000F" w:tentative="1">
      <w:start w:val="1"/>
      <w:numFmt w:val="bullet"/>
      <w:lvlText w:val=""/>
      <w:lvlJc w:val="left"/>
      <w:pPr>
        <w:tabs>
          <w:tab w:val="num" w:pos="5245"/>
        </w:tabs>
        <w:ind w:left="5245" w:hanging="360"/>
      </w:pPr>
      <w:rPr>
        <w:rFonts w:ascii="Symbol" w:hAnsi="Symbol" w:hint="default"/>
      </w:rPr>
    </w:lvl>
    <w:lvl w:ilvl="7" w:tplc="04070019" w:tentative="1">
      <w:start w:val="1"/>
      <w:numFmt w:val="bullet"/>
      <w:lvlText w:val="o"/>
      <w:lvlJc w:val="left"/>
      <w:pPr>
        <w:tabs>
          <w:tab w:val="num" w:pos="5965"/>
        </w:tabs>
        <w:ind w:left="5965" w:hanging="360"/>
      </w:pPr>
      <w:rPr>
        <w:rFonts w:ascii="Courier New" w:hAnsi="Courier New" w:cs="Arial" w:hint="default"/>
      </w:rPr>
    </w:lvl>
    <w:lvl w:ilvl="8" w:tplc="0407001B" w:tentative="1">
      <w:start w:val="1"/>
      <w:numFmt w:val="bullet"/>
      <w:lvlText w:val=""/>
      <w:lvlJc w:val="left"/>
      <w:pPr>
        <w:tabs>
          <w:tab w:val="num" w:pos="6685"/>
        </w:tabs>
        <w:ind w:left="6685" w:hanging="360"/>
      </w:pPr>
      <w:rPr>
        <w:rFonts w:ascii="Wingdings" w:hAnsi="Wingdings" w:hint="default"/>
      </w:rPr>
    </w:lvl>
  </w:abstractNum>
  <w:abstractNum w:abstractNumId="11">
    <w:nsid w:val="56792564"/>
    <w:multiLevelType w:val="hybridMultilevel"/>
    <w:tmpl w:val="5ADC0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5F2091C"/>
    <w:multiLevelType w:val="hybridMultilevel"/>
    <w:tmpl w:val="CCE05718"/>
    <w:lvl w:ilvl="0" w:tplc="B3624904">
      <w:start w:val="1"/>
      <w:numFmt w:val="bullet"/>
      <w:pStyle w:val="Aufzhlungszeichen1"/>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abstractNum w:abstractNumId="13">
    <w:nsid w:val="7C3C6C7A"/>
    <w:multiLevelType w:val="hybridMultilevel"/>
    <w:tmpl w:val="B29CB15A"/>
    <w:lvl w:ilvl="0" w:tplc="10A87EFA">
      <w:numFmt w:val="bullet"/>
      <w:lvlText w:val="-"/>
      <w:lvlJc w:val="left"/>
      <w:pPr>
        <w:tabs>
          <w:tab w:val="num" w:pos="360"/>
        </w:tabs>
        <w:ind w:left="360" w:hanging="360"/>
      </w:pPr>
      <w:rPr>
        <w:rFonts w:ascii="Times New Roman" w:eastAsia="Times New Roman" w:hAnsi="Times New Roman" w:cs="Times New Roman"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abstractNumId w:val="13"/>
  </w:num>
  <w:num w:numId="2">
    <w:abstractNumId w:val="10"/>
  </w:num>
  <w:num w:numId="3">
    <w:abstractNumId w:val="12"/>
  </w:num>
  <w:num w:numId="4">
    <w:abstractNumId w:val="7"/>
  </w:num>
  <w:num w:numId="5">
    <w:abstractNumId w:val="7"/>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4"/>
  </w:num>
  <w:num w:numId="13">
    <w:abstractNumId w:val="3"/>
  </w:num>
  <w:num w:numId="14">
    <w:abstractNumId w:val="2"/>
  </w:num>
  <w:num w:numId="15">
    <w:abstractNumId w:val="1"/>
  </w:num>
  <w:num w:numId="16">
    <w:abstractNumId w:val="0"/>
  </w:num>
  <w:num w:numId="17">
    <w:abstractNumId w:val="8"/>
  </w:num>
  <w:num w:numId="18">
    <w:abstractNumId w:val="9"/>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6"/>
  </w:num>
  <w:num w:numId="27">
    <w:abstractNumId w:val="7"/>
  </w:num>
  <w:num w:numId="28">
    <w:abstractNumId w:val="7"/>
  </w:num>
  <w:num w:numId="29">
    <w:abstractNumId w:val="11"/>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olina Kaminska">
    <w15:presenceInfo w15:providerId="None" w15:userId="Karolina Kaminska"/>
  </w15:person>
  <w15:person w15:author="Timm Lehmberg">
    <w15:presenceInfo w15:providerId="None" w15:userId="Timm Lehmberg"/>
  </w15:person>
  <w15:person w15:author="fsnv625">
    <w15:presenceInfo w15:providerId="None" w15:userId="fsnv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402"/>
    <w:rsid w:val="000038DB"/>
    <w:rsid w:val="00004249"/>
    <w:rsid w:val="0002502B"/>
    <w:rsid w:val="00041541"/>
    <w:rsid w:val="000427B0"/>
    <w:rsid w:val="00044D13"/>
    <w:rsid w:val="00066BC1"/>
    <w:rsid w:val="00070BDB"/>
    <w:rsid w:val="00073644"/>
    <w:rsid w:val="00077500"/>
    <w:rsid w:val="00082535"/>
    <w:rsid w:val="000855AB"/>
    <w:rsid w:val="00097A22"/>
    <w:rsid w:val="000A0771"/>
    <w:rsid w:val="000B0E19"/>
    <w:rsid w:val="000B3CD1"/>
    <w:rsid w:val="000B64F0"/>
    <w:rsid w:val="000C0E96"/>
    <w:rsid w:val="000C33A0"/>
    <w:rsid w:val="000E30B2"/>
    <w:rsid w:val="000E4053"/>
    <w:rsid w:val="000F0E6A"/>
    <w:rsid w:val="000F5F26"/>
    <w:rsid w:val="000F63C0"/>
    <w:rsid w:val="00100A08"/>
    <w:rsid w:val="00107F95"/>
    <w:rsid w:val="00120D77"/>
    <w:rsid w:val="00123CF3"/>
    <w:rsid w:val="00124AB9"/>
    <w:rsid w:val="001256D2"/>
    <w:rsid w:val="00125ACE"/>
    <w:rsid w:val="0013039C"/>
    <w:rsid w:val="00132D95"/>
    <w:rsid w:val="00134D8B"/>
    <w:rsid w:val="001359A2"/>
    <w:rsid w:val="00145B75"/>
    <w:rsid w:val="001478FC"/>
    <w:rsid w:val="001641B6"/>
    <w:rsid w:val="001744CB"/>
    <w:rsid w:val="0017743F"/>
    <w:rsid w:val="00194037"/>
    <w:rsid w:val="001A550C"/>
    <w:rsid w:val="001B08E0"/>
    <w:rsid w:val="001C2580"/>
    <w:rsid w:val="001C4CBB"/>
    <w:rsid w:val="001C757C"/>
    <w:rsid w:val="001E33F5"/>
    <w:rsid w:val="001E34C0"/>
    <w:rsid w:val="001E6BAF"/>
    <w:rsid w:val="001F0711"/>
    <w:rsid w:val="001F248B"/>
    <w:rsid w:val="001F78C3"/>
    <w:rsid w:val="002111EB"/>
    <w:rsid w:val="00213FD7"/>
    <w:rsid w:val="00214D00"/>
    <w:rsid w:val="002168A3"/>
    <w:rsid w:val="00225F59"/>
    <w:rsid w:val="00233D54"/>
    <w:rsid w:val="00246CC8"/>
    <w:rsid w:val="002502F0"/>
    <w:rsid w:val="002564EE"/>
    <w:rsid w:val="0026489F"/>
    <w:rsid w:val="00267BF8"/>
    <w:rsid w:val="00281B06"/>
    <w:rsid w:val="002A34C9"/>
    <w:rsid w:val="002A48EB"/>
    <w:rsid w:val="002A5582"/>
    <w:rsid w:val="002A7113"/>
    <w:rsid w:val="002B1648"/>
    <w:rsid w:val="002C3519"/>
    <w:rsid w:val="002C38D7"/>
    <w:rsid w:val="002C4419"/>
    <w:rsid w:val="002C658A"/>
    <w:rsid w:val="002D0E48"/>
    <w:rsid w:val="002E0CAF"/>
    <w:rsid w:val="002E389F"/>
    <w:rsid w:val="002E3A5E"/>
    <w:rsid w:val="002E3B82"/>
    <w:rsid w:val="002E69EC"/>
    <w:rsid w:val="00303402"/>
    <w:rsid w:val="0030654F"/>
    <w:rsid w:val="00307D0C"/>
    <w:rsid w:val="00313402"/>
    <w:rsid w:val="00323A78"/>
    <w:rsid w:val="00334EBA"/>
    <w:rsid w:val="00336DCB"/>
    <w:rsid w:val="00337187"/>
    <w:rsid w:val="00352E07"/>
    <w:rsid w:val="0036432C"/>
    <w:rsid w:val="00377DBD"/>
    <w:rsid w:val="00382F0A"/>
    <w:rsid w:val="003868E8"/>
    <w:rsid w:val="0039034F"/>
    <w:rsid w:val="003A704D"/>
    <w:rsid w:val="003B15E5"/>
    <w:rsid w:val="003B4819"/>
    <w:rsid w:val="003C711F"/>
    <w:rsid w:val="003D5B29"/>
    <w:rsid w:val="003D6A96"/>
    <w:rsid w:val="003E2935"/>
    <w:rsid w:val="003E2CD0"/>
    <w:rsid w:val="003F323F"/>
    <w:rsid w:val="004073F9"/>
    <w:rsid w:val="00417625"/>
    <w:rsid w:val="00423B0A"/>
    <w:rsid w:val="00431E72"/>
    <w:rsid w:val="00436775"/>
    <w:rsid w:val="004423F3"/>
    <w:rsid w:val="004667FF"/>
    <w:rsid w:val="0046759F"/>
    <w:rsid w:val="004718D0"/>
    <w:rsid w:val="00474B81"/>
    <w:rsid w:val="004856A4"/>
    <w:rsid w:val="00486F85"/>
    <w:rsid w:val="00487A56"/>
    <w:rsid w:val="00492251"/>
    <w:rsid w:val="0049764F"/>
    <w:rsid w:val="004A6AFB"/>
    <w:rsid w:val="004B4114"/>
    <w:rsid w:val="004B6F67"/>
    <w:rsid w:val="004B7E9D"/>
    <w:rsid w:val="004C08AF"/>
    <w:rsid w:val="004D0599"/>
    <w:rsid w:val="004D23FE"/>
    <w:rsid w:val="004D26F7"/>
    <w:rsid w:val="004D64F6"/>
    <w:rsid w:val="004E4CBE"/>
    <w:rsid w:val="004F2F9D"/>
    <w:rsid w:val="004F73CE"/>
    <w:rsid w:val="004F78F4"/>
    <w:rsid w:val="00500DC8"/>
    <w:rsid w:val="005038F8"/>
    <w:rsid w:val="00512E80"/>
    <w:rsid w:val="0051346F"/>
    <w:rsid w:val="005246DE"/>
    <w:rsid w:val="005253B1"/>
    <w:rsid w:val="00526662"/>
    <w:rsid w:val="00530D6C"/>
    <w:rsid w:val="00533E57"/>
    <w:rsid w:val="00534067"/>
    <w:rsid w:val="0053682D"/>
    <w:rsid w:val="0054231E"/>
    <w:rsid w:val="005459AC"/>
    <w:rsid w:val="00551D03"/>
    <w:rsid w:val="0055339A"/>
    <w:rsid w:val="00554D11"/>
    <w:rsid w:val="00557855"/>
    <w:rsid w:val="005636C4"/>
    <w:rsid w:val="00570845"/>
    <w:rsid w:val="00573266"/>
    <w:rsid w:val="00575B9B"/>
    <w:rsid w:val="00580BB1"/>
    <w:rsid w:val="005852D6"/>
    <w:rsid w:val="005973C1"/>
    <w:rsid w:val="005B687C"/>
    <w:rsid w:val="005D2936"/>
    <w:rsid w:val="005D384C"/>
    <w:rsid w:val="005E0CA4"/>
    <w:rsid w:val="005E0D1A"/>
    <w:rsid w:val="005E18B7"/>
    <w:rsid w:val="005E2CB8"/>
    <w:rsid w:val="005E4559"/>
    <w:rsid w:val="005E694A"/>
    <w:rsid w:val="006006F4"/>
    <w:rsid w:val="0060127F"/>
    <w:rsid w:val="006177EA"/>
    <w:rsid w:val="00621904"/>
    <w:rsid w:val="00621CA1"/>
    <w:rsid w:val="00626554"/>
    <w:rsid w:val="0062661B"/>
    <w:rsid w:val="0063228A"/>
    <w:rsid w:val="006449EC"/>
    <w:rsid w:val="00650A81"/>
    <w:rsid w:val="006566A8"/>
    <w:rsid w:val="0067033D"/>
    <w:rsid w:val="00673120"/>
    <w:rsid w:val="00683254"/>
    <w:rsid w:val="0068349F"/>
    <w:rsid w:val="00683F97"/>
    <w:rsid w:val="006864E4"/>
    <w:rsid w:val="0069333E"/>
    <w:rsid w:val="006A64B8"/>
    <w:rsid w:val="006C3FC8"/>
    <w:rsid w:val="006D1523"/>
    <w:rsid w:val="006D3767"/>
    <w:rsid w:val="006D6420"/>
    <w:rsid w:val="006D7C8D"/>
    <w:rsid w:val="006E7990"/>
    <w:rsid w:val="006F1217"/>
    <w:rsid w:val="006F23EB"/>
    <w:rsid w:val="00710DFB"/>
    <w:rsid w:val="007131F5"/>
    <w:rsid w:val="00714731"/>
    <w:rsid w:val="00715A90"/>
    <w:rsid w:val="00720585"/>
    <w:rsid w:val="007253B5"/>
    <w:rsid w:val="007346AD"/>
    <w:rsid w:val="007410AD"/>
    <w:rsid w:val="00753167"/>
    <w:rsid w:val="00765478"/>
    <w:rsid w:val="00766D1E"/>
    <w:rsid w:val="00770538"/>
    <w:rsid w:val="0077120B"/>
    <w:rsid w:val="00771473"/>
    <w:rsid w:val="0077243E"/>
    <w:rsid w:val="0077683C"/>
    <w:rsid w:val="00781F9A"/>
    <w:rsid w:val="0078771F"/>
    <w:rsid w:val="007952A6"/>
    <w:rsid w:val="007C1702"/>
    <w:rsid w:val="007C24D0"/>
    <w:rsid w:val="007D0D0F"/>
    <w:rsid w:val="007D1CC4"/>
    <w:rsid w:val="007D374B"/>
    <w:rsid w:val="007D5832"/>
    <w:rsid w:val="007F5EBF"/>
    <w:rsid w:val="007F6EB7"/>
    <w:rsid w:val="0080396D"/>
    <w:rsid w:val="0080773C"/>
    <w:rsid w:val="0081341E"/>
    <w:rsid w:val="00814508"/>
    <w:rsid w:val="00817F21"/>
    <w:rsid w:val="00825F6A"/>
    <w:rsid w:val="00831A90"/>
    <w:rsid w:val="00831F60"/>
    <w:rsid w:val="008449EC"/>
    <w:rsid w:val="008476E7"/>
    <w:rsid w:val="00864092"/>
    <w:rsid w:val="00865226"/>
    <w:rsid w:val="008776D3"/>
    <w:rsid w:val="00877EF4"/>
    <w:rsid w:val="008817CF"/>
    <w:rsid w:val="00881CD2"/>
    <w:rsid w:val="008839EF"/>
    <w:rsid w:val="0089371D"/>
    <w:rsid w:val="008A020E"/>
    <w:rsid w:val="008A7E00"/>
    <w:rsid w:val="008B00C6"/>
    <w:rsid w:val="008B3950"/>
    <w:rsid w:val="008B6411"/>
    <w:rsid w:val="008C4ACD"/>
    <w:rsid w:val="008C626D"/>
    <w:rsid w:val="008C6C50"/>
    <w:rsid w:val="008D09BA"/>
    <w:rsid w:val="008D4089"/>
    <w:rsid w:val="008E073A"/>
    <w:rsid w:val="008E0891"/>
    <w:rsid w:val="008E2CC5"/>
    <w:rsid w:val="008F0858"/>
    <w:rsid w:val="00900C01"/>
    <w:rsid w:val="00902A3D"/>
    <w:rsid w:val="009058AD"/>
    <w:rsid w:val="00911FC5"/>
    <w:rsid w:val="00923A3E"/>
    <w:rsid w:val="0092481B"/>
    <w:rsid w:val="00925AF3"/>
    <w:rsid w:val="00927CB8"/>
    <w:rsid w:val="00930653"/>
    <w:rsid w:val="00937AA6"/>
    <w:rsid w:val="00953D36"/>
    <w:rsid w:val="00967F78"/>
    <w:rsid w:val="00972549"/>
    <w:rsid w:val="009737D0"/>
    <w:rsid w:val="00975854"/>
    <w:rsid w:val="00977927"/>
    <w:rsid w:val="00984081"/>
    <w:rsid w:val="009946AC"/>
    <w:rsid w:val="0099493F"/>
    <w:rsid w:val="009B0C2F"/>
    <w:rsid w:val="009B344E"/>
    <w:rsid w:val="009C3984"/>
    <w:rsid w:val="009C4701"/>
    <w:rsid w:val="009C5E5B"/>
    <w:rsid w:val="009C7B59"/>
    <w:rsid w:val="009D6BFB"/>
    <w:rsid w:val="009E1013"/>
    <w:rsid w:val="009E75F9"/>
    <w:rsid w:val="009F06B4"/>
    <w:rsid w:val="009F1596"/>
    <w:rsid w:val="009F5089"/>
    <w:rsid w:val="009F6275"/>
    <w:rsid w:val="00A01EDE"/>
    <w:rsid w:val="00A238A1"/>
    <w:rsid w:val="00A328BC"/>
    <w:rsid w:val="00A3335F"/>
    <w:rsid w:val="00A43191"/>
    <w:rsid w:val="00A50597"/>
    <w:rsid w:val="00A52727"/>
    <w:rsid w:val="00A55541"/>
    <w:rsid w:val="00A6332F"/>
    <w:rsid w:val="00A64B96"/>
    <w:rsid w:val="00A74CF3"/>
    <w:rsid w:val="00A97B9B"/>
    <w:rsid w:val="00AA44CE"/>
    <w:rsid w:val="00AA7BE5"/>
    <w:rsid w:val="00AB0BC3"/>
    <w:rsid w:val="00AB319A"/>
    <w:rsid w:val="00AB41D2"/>
    <w:rsid w:val="00AC1585"/>
    <w:rsid w:val="00AD2A13"/>
    <w:rsid w:val="00AE54D8"/>
    <w:rsid w:val="00AF063B"/>
    <w:rsid w:val="00B00309"/>
    <w:rsid w:val="00B006FE"/>
    <w:rsid w:val="00B10E6F"/>
    <w:rsid w:val="00B1160D"/>
    <w:rsid w:val="00B14ADF"/>
    <w:rsid w:val="00B14EAD"/>
    <w:rsid w:val="00B16900"/>
    <w:rsid w:val="00B22459"/>
    <w:rsid w:val="00B2744E"/>
    <w:rsid w:val="00B27BCC"/>
    <w:rsid w:val="00B31C36"/>
    <w:rsid w:val="00B32498"/>
    <w:rsid w:val="00B33B18"/>
    <w:rsid w:val="00B36869"/>
    <w:rsid w:val="00B43689"/>
    <w:rsid w:val="00B43811"/>
    <w:rsid w:val="00B47F4C"/>
    <w:rsid w:val="00B73C1A"/>
    <w:rsid w:val="00B76A4C"/>
    <w:rsid w:val="00B83CE4"/>
    <w:rsid w:val="00B84AED"/>
    <w:rsid w:val="00B90251"/>
    <w:rsid w:val="00B932C6"/>
    <w:rsid w:val="00B933D2"/>
    <w:rsid w:val="00B93694"/>
    <w:rsid w:val="00BA1268"/>
    <w:rsid w:val="00BA44E6"/>
    <w:rsid w:val="00BA4A39"/>
    <w:rsid w:val="00BC25D3"/>
    <w:rsid w:val="00BC2A1C"/>
    <w:rsid w:val="00BD0356"/>
    <w:rsid w:val="00BE2AA5"/>
    <w:rsid w:val="00BE2F10"/>
    <w:rsid w:val="00BE4181"/>
    <w:rsid w:val="00BF3457"/>
    <w:rsid w:val="00BF39B2"/>
    <w:rsid w:val="00BF5A6B"/>
    <w:rsid w:val="00C01F2D"/>
    <w:rsid w:val="00C04B70"/>
    <w:rsid w:val="00C07D9B"/>
    <w:rsid w:val="00C13E9E"/>
    <w:rsid w:val="00C16272"/>
    <w:rsid w:val="00C1746E"/>
    <w:rsid w:val="00C20B6C"/>
    <w:rsid w:val="00C24E4E"/>
    <w:rsid w:val="00C410AF"/>
    <w:rsid w:val="00C422A5"/>
    <w:rsid w:val="00C502F3"/>
    <w:rsid w:val="00C521FF"/>
    <w:rsid w:val="00C5292F"/>
    <w:rsid w:val="00C60B32"/>
    <w:rsid w:val="00C6188F"/>
    <w:rsid w:val="00C833C0"/>
    <w:rsid w:val="00C85312"/>
    <w:rsid w:val="00C903F3"/>
    <w:rsid w:val="00CA05DA"/>
    <w:rsid w:val="00CB1700"/>
    <w:rsid w:val="00CC0CF6"/>
    <w:rsid w:val="00CC620B"/>
    <w:rsid w:val="00CD1F1A"/>
    <w:rsid w:val="00CE2CD9"/>
    <w:rsid w:val="00CE38ED"/>
    <w:rsid w:val="00CF2CE7"/>
    <w:rsid w:val="00CF37A4"/>
    <w:rsid w:val="00D0195A"/>
    <w:rsid w:val="00D04EB8"/>
    <w:rsid w:val="00D04F90"/>
    <w:rsid w:val="00D10F15"/>
    <w:rsid w:val="00D14332"/>
    <w:rsid w:val="00D144E2"/>
    <w:rsid w:val="00D16B72"/>
    <w:rsid w:val="00D222EB"/>
    <w:rsid w:val="00D24F40"/>
    <w:rsid w:val="00D33388"/>
    <w:rsid w:val="00D414AE"/>
    <w:rsid w:val="00D45B34"/>
    <w:rsid w:val="00D46F5A"/>
    <w:rsid w:val="00D61806"/>
    <w:rsid w:val="00D62240"/>
    <w:rsid w:val="00D6782D"/>
    <w:rsid w:val="00D7245E"/>
    <w:rsid w:val="00D73071"/>
    <w:rsid w:val="00D811CF"/>
    <w:rsid w:val="00D871D0"/>
    <w:rsid w:val="00D93329"/>
    <w:rsid w:val="00D95FA8"/>
    <w:rsid w:val="00DA3E5B"/>
    <w:rsid w:val="00DB00FA"/>
    <w:rsid w:val="00DB2346"/>
    <w:rsid w:val="00DB664E"/>
    <w:rsid w:val="00DB7162"/>
    <w:rsid w:val="00DC4687"/>
    <w:rsid w:val="00DD1F3C"/>
    <w:rsid w:val="00DD704C"/>
    <w:rsid w:val="00DD7E0A"/>
    <w:rsid w:val="00DE1553"/>
    <w:rsid w:val="00DE4235"/>
    <w:rsid w:val="00DE49FA"/>
    <w:rsid w:val="00DF0614"/>
    <w:rsid w:val="00E0097D"/>
    <w:rsid w:val="00E05F17"/>
    <w:rsid w:val="00E14756"/>
    <w:rsid w:val="00E21CC8"/>
    <w:rsid w:val="00E22796"/>
    <w:rsid w:val="00E24A7F"/>
    <w:rsid w:val="00E24B85"/>
    <w:rsid w:val="00E30BF1"/>
    <w:rsid w:val="00E342D6"/>
    <w:rsid w:val="00E343D8"/>
    <w:rsid w:val="00E362BD"/>
    <w:rsid w:val="00E43C81"/>
    <w:rsid w:val="00E57667"/>
    <w:rsid w:val="00E61C13"/>
    <w:rsid w:val="00E63215"/>
    <w:rsid w:val="00E675A7"/>
    <w:rsid w:val="00E75E01"/>
    <w:rsid w:val="00E77348"/>
    <w:rsid w:val="00E81BE5"/>
    <w:rsid w:val="00E85C9F"/>
    <w:rsid w:val="00E96F5A"/>
    <w:rsid w:val="00EA4C28"/>
    <w:rsid w:val="00EA4F94"/>
    <w:rsid w:val="00EB0649"/>
    <w:rsid w:val="00EB0ABA"/>
    <w:rsid w:val="00EB4EC7"/>
    <w:rsid w:val="00EC5285"/>
    <w:rsid w:val="00ED0C9F"/>
    <w:rsid w:val="00EE6895"/>
    <w:rsid w:val="00EE7BFF"/>
    <w:rsid w:val="00EF1E12"/>
    <w:rsid w:val="00F134ED"/>
    <w:rsid w:val="00F21B0D"/>
    <w:rsid w:val="00F26C92"/>
    <w:rsid w:val="00F27C1B"/>
    <w:rsid w:val="00F27D03"/>
    <w:rsid w:val="00F328A3"/>
    <w:rsid w:val="00F373F2"/>
    <w:rsid w:val="00F40BCD"/>
    <w:rsid w:val="00F44AAB"/>
    <w:rsid w:val="00F530D1"/>
    <w:rsid w:val="00F56AB3"/>
    <w:rsid w:val="00F57B3F"/>
    <w:rsid w:val="00F7140B"/>
    <w:rsid w:val="00F77D66"/>
    <w:rsid w:val="00F834DF"/>
    <w:rsid w:val="00F8522B"/>
    <w:rsid w:val="00F86A1B"/>
    <w:rsid w:val="00F873BA"/>
    <w:rsid w:val="00FA01EB"/>
    <w:rsid w:val="00FA0635"/>
    <w:rsid w:val="00FB001E"/>
    <w:rsid w:val="00FE47D1"/>
    <w:rsid w:val="00FE5843"/>
    <w:rsid w:val="00FF05D1"/>
    <w:rsid w:val="00FF4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3D544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4"/>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4"/>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5973C1"/>
    <w:pPr>
      <w:numPr>
        <w:ilvl w:val="2"/>
        <w:numId w:val="4"/>
      </w:numPr>
      <w:tabs>
        <w:tab w:val="left" w:pos="0"/>
      </w:tabs>
      <w:suppressAutoHyphens/>
      <w:spacing w:before="360" w:after="240"/>
      <w:jc w:val="both"/>
      <w:textboxTightWrap w:val="lastLineOnly"/>
      <w:outlineLvl w:val="2"/>
    </w:pPr>
    <w:rPr>
      <w:rFonts w:ascii="Times New Roman" w:eastAsiaTheme="minorHAnsi" w:hAnsi="Times New Roman"/>
      <w:b/>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4"/>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4"/>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4"/>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4"/>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4"/>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4"/>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534067"/>
    <w:pPr>
      <w:tabs>
        <w:tab w:val="right" w:leader="dot" w:pos="9345"/>
      </w:tabs>
    </w:pPr>
    <w:rPr>
      <w:rFonts w:ascii="Times New Roman" w:hAnsi="Times New Roman"/>
      <w:b/>
      <w:sz w:val="28"/>
      <w:szCs w:val="28"/>
      <w:lang w:val="en-GB"/>
    </w:rPr>
  </w:style>
  <w:style w:type="paragraph" w:styleId="Verzeichnis2">
    <w:name w:val="toc 2"/>
    <w:basedOn w:val="Standard"/>
    <w:next w:val="Standard"/>
    <w:autoRedefine/>
    <w:uiPriority w:val="39"/>
    <w:rsid w:val="002B1648"/>
    <w:pPr>
      <w:ind w:left="220"/>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Hyp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864092"/>
    <w:pPr>
      <w:tabs>
        <w:tab w:val="left" w:pos="482"/>
      </w:tabs>
      <w:suppressAutoHyphens/>
      <w:spacing w:before="240" w:after="240"/>
      <w:jc w:val="both"/>
      <w:textboxTightWrap w:val="lastLineOnly"/>
    </w:pPr>
    <w:rPr>
      <w:rFonts w:ascii="Times New Roman" w:hAnsi="Times New Roman"/>
      <w:noProof/>
      <w:sz w:val="24"/>
      <w:lang w:val="en-US" w:eastAsia="hi-IN" w:bidi="hi-IN"/>
    </w:rPr>
  </w:style>
  <w:style w:type="character" w:customStyle="1" w:styleId="Standard-BlockCharCharCharChar">
    <w:name w:val="Standard-Block Char Char Char Char"/>
    <w:basedOn w:val="Absatz-Standardschriftart"/>
    <w:link w:val="Standard-BlockCharCharChar"/>
    <w:rsid w:val="00864092"/>
    <w:rPr>
      <w:noProof/>
      <w:sz w:val="24"/>
      <w:szCs w:val="24"/>
      <w:lang w:val="en-US" w:eastAsia="hi-IN" w:bidi="hi-IN"/>
    </w:rPr>
  </w:style>
  <w:style w:type="paragraph" w:customStyle="1" w:styleId="Aufzhlungszeichen1">
    <w:name w:val="Aufzählungszeichen1"/>
    <w:basedOn w:val="Standard-BlockCharCharChar"/>
    <w:next w:val="Standard-BlockCharCharChar"/>
    <w:link w:val="Aufzhlungszeichen1Zchn"/>
    <w:autoRedefine/>
    <w:qFormat/>
    <w:rsid w:val="009F5089"/>
    <w:pPr>
      <w:numPr>
        <w:numId w:val="3"/>
      </w:numPr>
      <w:spacing w:before="120"/>
      <w:ind w:left="357" w:hanging="357"/>
      <w:textboxTightWrap w:val="none"/>
    </w:pPr>
  </w:style>
  <w:style w:type="character" w:customStyle="1" w:styleId="Aufzhlungszeichen1Zchn">
    <w:name w:val="Aufzählungszeichen1 Zchn"/>
    <w:basedOn w:val="Standard-BlockCharCharCharChar"/>
    <w:link w:val="Aufzhlungszeichen1"/>
    <w:rsid w:val="009F5089"/>
    <w:rPr>
      <w:noProof/>
      <w:sz w:val="24"/>
      <w:szCs w:val="24"/>
      <w:lang w:val="en-US"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val="en-US"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2"/>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5973C1"/>
    <w:rPr>
      <w:rFonts w:eastAsiaTheme="minorHAnsi"/>
      <w:b/>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ascii="Arial Black" w:eastAsiaTheme="minorHAnsi" w:hAnsi="Arial Black"/>
      <w:b/>
      <w:noProof/>
      <w:color w:val="0000F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qFormat/>
    <w:rsid w:val="00DF0614"/>
    <w:rPr>
      <w:b/>
    </w:rPr>
  </w:style>
  <w:style w:type="character" w:customStyle="1" w:styleId="RefsZchn">
    <w:name w:val="Refs Zchn"/>
    <w:basedOn w:val="Standard-BlockCharCharCharChar"/>
    <w:link w:val="Refs"/>
    <w:rsid w:val="00DF0614"/>
    <w:rPr>
      <w:b/>
      <w:noProof/>
      <w:sz w:val="24"/>
      <w:szCs w:val="24"/>
      <w:lang w:val="en-US"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val="en-US"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rsid w:val="00DF0614"/>
    <w:rPr>
      <w:sz w:val="24"/>
      <w:szCs w:val="24"/>
      <w:lang w:eastAsia="en-US"/>
    </w:rPr>
  </w:style>
  <w:style w:type="character" w:customStyle="1" w:styleId="berschrift8Zchn">
    <w:name w:val="Überschrift 8 Zchn"/>
    <w:basedOn w:val="Absatz-Standardschriftart"/>
    <w:link w:val="berschrift8"/>
    <w:rsid w:val="00DF0614"/>
    <w:rPr>
      <w:i/>
      <w:iCs/>
      <w:sz w:val="24"/>
      <w:szCs w:val="24"/>
      <w:lang w:eastAsia="en-US"/>
    </w:rPr>
  </w:style>
  <w:style w:type="character" w:customStyle="1" w:styleId="berschrift9Zchn">
    <w:name w:val="Überschrift 9 Zchn"/>
    <w:basedOn w:val="Absatz-Standardschriftart"/>
    <w:link w:val="berschrift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4"/>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4"/>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5973C1"/>
    <w:pPr>
      <w:numPr>
        <w:ilvl w:val="2"/>
        <w:numId w:val="4"/>
      </w:numPr>
      <w:tabs>
        <w:tab w:val="left" w:pos="0"/>
      </w:tabs>
      <w:suppressAutoHyphens/>
      <w:spacing w:before="360" w:after="240"/>
      <w:jc w:val="both"/>
      <w:textboxTightWrap w:val="lastLineOnly"/>
      <w:outlineLvl w:val="2"/>
    </w:pPr>
    <w:rPr>
      <w:rFonts w:ascii="Times New Roman" w:eastAsiaTheme="minorHAnsi" w:hAnsi="Times New Roman"/>
      <w:b/>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4"/>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4"/>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4"/>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4"/>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4"/>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4"/>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534067"/>
    <w:pPr>
      <w:tabs>
        <w:tab w:val="right" w:leader="dot" w:pos="9345"/>
      </w:tabs>
    </w:pPr>
    <w:rPr>
      <w:rFonts w:ascii="Times New Roman" w:hAnsi="Times New Roman"/>
      <w:b/>
      <w:sz w:val="28"/>
      <w:szCs w:val="28"/>
      <w:lang w:val="en-GB"/>
    </w:rPr>
  </w:style>
  <w:style w:type="paragraph" w:styleId="Verzeichnis2">
    <w:name w:val="toc 2"/>
    <w:basedOn w:val="Standard"/>
    <w:next w:val="Standard"/>
    <w:autoRedefine/>
    <w:uiPriority w:val="39"/>
    <w:rsid w:val="002B1648"/>
    <w:pPr>
      <w:ind w:left="220"/>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Hyp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864092"/>
    <w:pPr>
      <w:tabs>
        <w:tab w:val="left" w:pos="482"/>
      </w:tabs>
      <w:suppressAutoHyphens/>
      <w:spacing w:before="240" w:after="240"/>
      <w:jc w:val="both"/>
      <w:textboxTightWrap w:val="lastLineOnly"/>
    </w:pPr>
    <w:rPr>
      <w:rFonts w:ascii="Times New Roman" w:hAnsi="Times New Roman"/>
      <w:noProof/>
      <w:sz w:val="24"/>
      <w:lang w:val="en-US" w:eastAsia="hi-IN" w:bidi="hi-IN"/>
    </w:rPr>
  </w:style>
  <w:style w:type="character" w:customStyle="1" w:styleId="Standard-BlockCharCharCharChar">
    <w:name w:val="Standard-Block Char Char Char Char"/>
    <w:basedOn w:val="Absatz-Standardschriftart"/>
    <w:link w:val="Standard-BlockCharCharChar"/>
    <w:rsid w:val="00864092"/>
    <w:rPr>
      <w:noProof/>
      <w:sz w:val="24"/>
      <w:szCs w:val="24"/>
      <w:lang w:val="en-US" w:eastAsia="hi-IN" w:bidi="hi-IN"/>
    </w:rPr>
  </w:style>
  <w:style w:type="paragraph" w:customStyle="1" w:styleId="Aufzhlungszeichen1">
    <w:name w:val="Aufzählungszeichen1"/>
    <w:basedOn w:val="Standard-BlockCharCharChar"/>
    <w:next w:val="Standard-BlockCharCharChar"/>
    <w:link w:val="Aufzhlungszeichen1Zchn"/>
    <w:autoRedefine/>
    <w:qFormat/>
    <w:rsid w:val="009F5089"/>
    <w:pPr>
      <w:numPr>
        <w:numId w:val="3"/>
      </w:numPr>
      <w:spacing w:before="120"/>
      <w:ind w:left="357" w:hanging="357"/>
      <w:textboxTightWrap w:val="none"/>
    </w:pPr>
  </w:style>
  <w:style w:type="character" w:customStyle="1" w:styleId="Aufzhlungszeichen1Zchn">
    <w:name w:val="Aufzählungszeichen1 Zchn"/>
    <w:basedOn w:val="Standard-BlockCharCharCharChar"/>
    <w:link w:val="Aufzhlungszeichen1"/>
    <w:rsid w:val="009F5089"/>
    <w:rPr>
      <w:noProof/>
      <w:sz w:val="24"/>
      <w:szCs w:val="24"/>
      <w:lang w:val="en-US"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val="en-US"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2"/>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5973C1"/>
    <w:rPr>
      <w:rFonts w:eastAsiaTheme="minorHAnsi"/>
      <w:b/>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ascii="Arial Black" w:eastAsiaTheme="minorHAnsi" w:hAnsi="Arial Black"/>
      <w:b/>
      <w:noProof/>
      <w:color w:val="0000F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qFormat/>
    <w:rsid w:val="00DF0614"/>
    <w:rPr>
      <w:b/>
    </w:rPr>
  </w:style>
  <w:style w:type="character" w:customStyle="1" w:styleId="RefsZchn">
    <w:name w:val="Refs Zchn"/>
    <w:basedOn w:val="Standard-BlockCharCharCharChar"/>
    <w:link w:val="Refs"/>
    <w:rsid w:val="00DF0614"/>
    <w:rPr>
      <w:b/>
      <w:noProof/>
      <w:sz w:val="24"/>
      <w:szCs w:val="24"/>
      <w:lang w:val="en-US"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val="en-US"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rsid w:val="00DF0614"/>
    <w:rPr>
      <w:sz w:val="24"/>
      <w:szCs w:val="24"/>
      <w:lang w:eastAsia="en-US"/>
    </w:rPr>
  </w:style>
  <w:style w:type="character" w:customStyle="1" w:styleId="berschrift8Zchn">
    <w:name w:val="Überschrift 8 Zchn"/>
    <w:basedOn w:val="Absatz-Standardschriftart"/>
    <w:link w:val="berschrift8"/>
    <w:rsid w:val="00DF0614"/>
    <w:rPr>
      <w:i/>
      <w:iCs/>
      <w:sz w:val="24"/>
      <w:szCs w:val="24"/>
      <w:lang w:eastAsia="en-US"/>
    </w:rPr>
  </w:style>
  <w:style w:type="character" w:customStyle="1" w:styleId="berschrift9Zchn">
    <w:name w:val="Überschrift 9 Zchn"/>
    <w:basedOn w:val="Absatz-Standardschriftart"/>
    <w:link w:val="berschrift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3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cis.uni-muenchen.de/~schmid/tools/TreeTagger/" TargetMode="External"/><Relationship Id="rId21" Type="http://schemas.openxmlformats.org/officeDocument/2006/relationships/header" Target="header5.xm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header" Target="header8.xml"/><Relationship Id="rId68" Type="http://schemas.openxmlformats.org/officeDocument/2006/relationships/image" Target="media/image46.png"/><Relationship Id="rId84" Type="http://schemas.openxmlformats.org/officeDocument/2006/relationships/hyperlink" Target="http://www.exmaralda.org/hilfe.html" TargetMode="External"/><Relationship Id="rId89" Type="http://schemas.openxmlformats.org/officeDocument/2006/relationships/image" Target="media/image65.png"/><Relationship Id="rId112" Type="http://schemas.openxmlformats.org/officeDocument/2006/relationships/fontTable" Target="fontTable.xml"/><Relationship Id="rId16" Type="http://schemas.openxmlformats.org/officeDocument/2006/relationships/hyperlink" Target="http://www.exmaralda.org/pdf/PartiturEditor_Handbuch.pdf" TargetMode="External"/><Relationship Id="rId107" Type="http://schemas.openxmlformats.org/officeDocument/2006/relationships/header" Target="header12.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image" Target="media/image63.png"/><Relationship Id="rId102" Type="http://schemas.openxmlformats.org/officeDocument/2006/relationships/image" Target="media/image75.png"/><Relationship Id="rId110" Type="http://schemas.openxmlformats.org/officeDocument/2006/relationships/hyperlink" Target="mailto:kai.woerner@uni-hamburg.de"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9.png"/><Relationship Id="rId90" Type="http://schemas.openxmlformats.org/officeDocument/2006/relationships/image" Target="media/image66.png"/><Relationship Id="rId95" Type="http://schemas.openxmlformats.org/officeDocument/2006/relationships/image" Target="media/image68.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9.xml"/><Relationship Id="rId100" Type="http://schemas.openxmlformats.org/officeDocument/2006/relationships/image" Target="media/image73.png"/><Relationship Id="rId105" Type="http://schemas.openxmlformats.org/officeDocument/2006/relationships/header" Target="header11.xm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hyperlink" Target="http://exmaralda.org/de/sextant/"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image" Target="media/image76.png"/><Relationship Id="rId108" Type="http://schemas.openxmlformats.org/officeDocument/2006/relationships/hyperlink" Target="http://exmaralda.org/de/preview-version/" TargetMode="External"/><Relationship Id="rId124"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hyperlink" Target="http://www.cis.uni-muenchen.de/~schmid/tools/TreeTagger/" TargetMode="External"/><Relationship Id="rId96" Type="http://schemas.openxmlformats.org/officeDocument/2006/relationships/image" Target="media/image69.png"/><Relationship Id="rId11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yperlink" Target="file:///\\VSSFB538\HZSK\DATEN\Schulungsmaterial\Manuals\COMA\(http:\www.exmaralda.org\pdf\Quickstart_working_with_EXAKT_DE.pdf"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78.png"/><Relationship Id="rId114" Type="http://schemas.microsoft.com/office/2011/relationships/commentsExtended" Target="commentsExtended.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header" Target="header7.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header" Target="header10.xml"/><Relationship Id="rId99" Type="http://schemas.openxmlformats.org/officeDocument/2006/relationships/image" Target="media/image72.png"/><Relationship Id="rId101"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eader" Target="header13.xml"/><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882BA-FA4D-49CD-A65C-394485ED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8849</Words>
  <Characters>65982</Characters>
  <Application>Microsoft Office Word</Application>
  <DocSecurity>0</DocSecurity>
  <Lines>549</Lines>
  <Paragraphs>149</Paragraphs>
  <ScaleCrop>false</ScaleCrop>
  <HeadingPairs>
    <vt:vector size="2" baseType="variant">
      <vt:variant>
        <vt:lpstr>Titel</vt:lpstr>
      </vt:variant>
      <vt:variant>
        <vt:i4>1</vt:i4>
      </vt:variant>
    </vt:vector>
  </HeadingPairs>
  <TitlesOfParts>
    <vt:vector size="1" baseType="lpstr">
      <vt:lpstr>Thomas Schmidt</vt:lpstr>
    </vt:vector>
  </TitlesOfParts>
  <Company>SFB 538</Company>
  <LinksUpToDate>false</LinksUpToDate>
  <CharactersWithSpaces>74682</CharactersWithSpaces>
  <SharedDoc>false</SharedDoc>
  <HLinks>
    <vt:vector size="204" baseType="variant">
      <vt:variant>
        <vt:i4>7012397</vt:i4>
      </vt:variant>
      <vt:variant>
        <vt:i4>186</vt:i4>
      </vt:variant>
      <vt:variant>
        <vt:i4>0</vt:i4>
      </vt:variant>
      <vt:variant>
        <vt:i4>5</vt:i4>
      </vt:variant>
      <vt:variant>
        <vt:lpwstr>http://java.sun.com/javase/6/docs/api/java/util/regex/Pattern.html</vt:lpwstr>
      </vt:variant>
      <vt:variant>
        <vt:lpwstr/>
      </vt:variant>
      <vt:variant>
        <vt:i4>4390912</vt:i4>
      </vt:variant>
      <vt:variant>
        <vt:i4>183</vt:i4>
      </vt:variant>
      <vt:variant>
        <vt:i4>0</vt:i4>
      </vt:variant>
      <vt:variant>
        <vt:i4>5</vt:i4>
      </vt:variant>
      <vt:variant>
        <vt:lpwstr>http://trans.sourceforge.net/</vt:lpwstr>
      </vt:variant>
      <vt:variant>
        <vt:lpwstr/>
      </vt:variant>
      <vt:variant>
        <vt:i4>5439579</vt:i4>
      </vt:variant>
      <vt:variant>
        <vt:i4>180</vt:i4>
      </vt:variant>
      <vt:variant>
        <vt:i4>0</vt:i4>
      </vt:variant>
      <vt:variant>
        <vt:i4>5</vt:i4>
      </vt:variant>
      <vt:variant>
        <vt:lpwstr>http://www.lat-mpi.eu/tools/elan/</vt:lpwstr>
      </vt:variant>
      <vt:variant>
        <vt:lpwstr/>
      </vt:variant>
      <vt:variant>
        <vt:i4>3735612</vt:i4>
      </vt:variant>
      <vt:variant>
        <vt:i4>177</vt:i4>
      </vt:variant>
      <vt:variant>
        <vt:i4>0</vt:i4>
      </vt:variant>
      <vt:variant>
        <vt:i4>5</vt:i4>
      </vt:variant>
      <vt:variant>
        <vt:lpwstr>http://childes.psy.cmu.edu/</vt:lpwstr>
      </vt:variant>
      <vt:variant>
        <vt:lpwstr/>
      </vt:variant>
      <vt:variant>
        <vt:i4>4849689</vt:i4>
      </vt:variant>
      <vt:variant>
        <vt:i4>174</vt:i4>
      </vt:variant>
      <vt:variant>
        <vt:i4>0</vt:i4>
      </vt:variant>
      <vt:variant>
        <vt:i4>5</vt:i4>
      </vt:variant>
      <vt:variant>
        <vt:lpwstr>http://agd.ids-mannheim.de/html/folker.shtml</vt:lpwstr>
      </vt:variant>
      <vt:variant>
        <vt:lpwstr/>
      </vt:variant>
      <vt:variant>
        <vt:i4>852078</vt:i4>
      </vt:variant>
      <vt:variant>
        <vt:i4>171</vt:i4>
      </vt:variant>
      <vt:variant>
        <vt:i4>0</vt:i4>
      </vt:variant>
      <vt:variant>
        <vt:i4>5</vt:i4>
      </vt:variant>
      <vt:variant>
        <vt:lpwstr>http://www.exmaralda.org/en_demokorpus.html</vt:lpwstr>
      </vt:variant>
      <vt:variant>
        <vt:lpwstr/>
      </vt:variant>
      <vt:variant>
        <vt:i4>1114170</vt:i4>
      </vt:variant>
      <vt:variant>
        <vt:i4>164</vt:i4>
      </vt:variant>
      <vt:variant>
        <vt:i4>0</vt:i4>
      </vt:variant>
      <vt:variant>
        <vt:i4>5</vt:i4>
      </vt:variant>
      <vt:variant>
        <vt:lpwstr/>
      </vt:variant>
      <vt:variant>
        <vt:lpwstr>_Toc278546426</vt:lpwstr>
      </vt:variant>
      <vt:variant>
        <vt:i4>1114170</vt:i4>
      </vt:variant>
      <vt:variant>
        <vt:i4>158</vt:i4>
      </vt:variant>
      <vt:variant>
        <vt:i4>0</vt:i4>
      </vt:variant>
      <vt:variant>
        <vt:i4>5</vt:i4>
      </vt:variant>
      <vt:variant>
        <vt:lpwstr/>
      </vt:variant>
      <vt:variant>
        <vt:lpwstr>_Toc278546425</vt:lpwstr>
      </vt:variant>
      <vt:variant>
        <vt:i4>1114170</vt:i4>
      </vt:variant>
      <vt:variant>
        <vt:i4>152</vt:i4>
      </vt:variant>
      <vt:variant>
        <vt:i4>0</vt:i4>
      </vt:variant>
      <vt:variant>
        <vt:i4>5</vt:i4>
      </vt:variant>
      <vt:variant>
        <vt:lpwstr/>
      </vt:variant>
      <vt:variant>
        <vt:lpwstr>_Toc278546424</vt:lpwstr>
      </vt:variant>
      <vt:variant>
        <vt:i4>1114170</vt:i4>
      </vt:variant>
      <vt:variant>
        <vt:i4>146</vt:i4>
      </vt:variant>
      <vt:variant>
        <vt:i4>0</vt:i4>
      </vt:variant>
      <vt:variant>
        <vt:i4>5</vt:i4>
      </vt:variant>
      <vt:variant>
        <vt:lpwstr/>
      </vt:variant>
      <vt:variant>
        <vt:lpwstr>_Toc278546423</vt:lpwstr>
      </vt:variant>
      <vt:variant>
        <vt:i4>1114170</vt:i4>
      </vt:variant>
      <vt:variant>
        <vt:i4>140</vt:i4>
      </vt:variant>
      <vt:variant>
        <vt:i4>0</vt:i4>
      </vt:variant>
      <vt:variant>
        <vt:i4>5</vt:i4>
      </vt:variant>
      <vt:variant>
        <vt:lpwstr/>
      </vt:variant>
      <vt:variant>
        <vt:lpwstr>_Toc278546422</vt:lpwstr>
      </vt:variant>
      <vt:variant>
        <vt:i4>1114170</vt:i4>
      </vt:variant>
      <vt:variant>
        <vt:i4>134</vt:i4>
      </vt:variant>
      <vt:variant>
        <vt:i4>0</vt:i4>
      </vt:variant>
      <vt:variant>
        <vt:i4>5</vt:i4>
      </vt:variant>
      <vt:variant>
        <vt:lpwstr/>
      </vt:variant>
      <vt:variant>
        <vt:lpwstr>_Toc278546421</vt:lpwstr>
      </vt:variant>
      <vt:variant>
        <vt:i4>1114170</vt:i4>
      </vt:variant>
      <vt:variant>
        <vt:i4>128</vt:i4>
      </vt:variant>
      <vt:variant>
        <vt:i4>0</vt:i4>
      </vt:variant>
      <vt:variant>
        <vt:i4>5</vt:i4>
      </vt:variant>
      <vt:variant>
        <vt:lpwstr/>
      </vt:variant>
      <vt:variant>
        <vt:lpwstr>_Toc278546420</vt:lpwstr>
      </vt:variant>
      <vt:variant>
        <vt:i4>1179706</vt:i4>
      </vt:variant>
      <vt:variant>
        <vt:i4>122</vt:i4>
      </vt:variant>
      <vt:variant>
        <vt:i4>0</vt:i4>
      </vt:variant>
      <vt:variant>
        <vt:i4>5</vt:i4>
      </vt:variant>
      <vt:variant>
        <vt:lpwstr/>
      </vt:variant>
      <vt:variant>
        <vt:lpwstr>_Toc278546419</vt:lpwstr>
      </vt:variant>
      <vt:variant>
        <vt:i4>1179706</vt:i4>
      </vt:variant>
      <vt:variant>
        <vt:i4>116</vt:i4>
      </vt:variant>
      <vt:variant>
        <vt:i4>0</vt:i4>
      </vt:variant>
      <vt:variant>
        <vt:i4>5</vt:i4>
      </vt:variant>
      <vt:variant>
        <vt:lpwstr/>
      </vt:variant>
      <vt:variant>
        <vt:lpwstr>_Toc278546418</vt:lpwstr>
      </vt:variant>
      <vt:variant>
        <vt:i4>1179706</vt:i4>
      </vt:variant>
      <vt:variant>
        <vt:i4>110</vt:i4>
      </vt:variant>
      <vt:variant>
        <vt:i4>0</vt:i4>
      </vt:variant>
      <vt:variant>
        <vt:i4>5</vt:i4>
      </vt:variant>
      <vt:variant>
        <vt:lpwstr/>
      </vt:variant>
      <vt:variant>
        <vt:lpwstr>_Toc278546417</vt:lpwstr>
      </vt:variant>
      <vt:variant>
        <vt:i4>1179706</vt:i4>
      </vt:variant>
      <vt:variant>
        <vt:i4>104</vt:i4>
      </vt:variant>
      <vt:variant>
        <vt:i4>0</vt:i4>
      </vt:variant>
      <vt:variant>
        <vt:i4>5</vt:i4>
      </vt:variant>
      <vt:variant>
        <vt:lpwstr/>
      </vt:variant>
      <vt:variant>
        <vt:lpwstr>_Toc278546416</vt:lpwstr>
      </vt:variant>
      <vt:variant>
        <vt:i4>1179706</vt:i4>
      </vt:variant>
      <vt:variant>
        <vt:i4>98</vt:i4>
      </vt:variant>
      <vt:variant>
        <vt:i4>0</vt:i4>
      </vt:variant>
      <vt:variant>
        <vt:i4>5</vt:i4>
      </vt:variant>
      <vt:variant>
        <vt:lpwstr/>
      </vt:variant>
      <vt:variant>
        <vt:lpwstr>_Toc278546415</vt:lpwstr>
      </vt:variant>
      <vt:variant>
        <vt:i4>1179706</vt:i4>
      </vt:variant>
      <vt:variant>
        <vt:i4>92</vt:i4>
      </vt:variant>
      <vt:variant>
        <vt:i4>0</vt:i4>
      </vt:variant>
      <vt:variant>
        <vt:i4>5</vt:i4>
      </vt:variant>
      <vt:variant>
        <vt:lpwstr/>
      </vt:variant>
      <vt:variant>
        <vt:lpwstr>_Toc278546414</vt:lpwstr>
      </vt:variant>
      <vt:variant>
        <vt:i4>1179706</vt:i4>
      </vt:variant>
      <vt:variant>
        <vt:i4>86</vt:i4>
      </vt:variant>
      <vt:variant>
        <vt:i4>0</vt:i4>
      </vt:variant>
      <vt:variant>
        <vt:i4>5</vt:i4>
      </vt:variant>
      <vt:variant>
        <vt:lpwstr/>
      </vt:variant>
      <vt:variant>
        <vt:lpwstr>_Toc278546413</vt:lpwstr>
      </vt:variant>
      <vt:variant>
        <vt:i4>1179706</vt:i4>
      </vt:variant>
      <vt:variant>
        <vt:i4>80</vt:i4>
      </vt:variant>
      <vt:variant>
        <vt:i4>0</vt:i4>
      </vt:variant>
      <vt:variant>
        <vt:i4>5</vt:i4>
      </vt:variant>
      <vt:variant>
        <vt:lpwstr/>
      </vt:variant>
      <vt:variant>
        <vt:lpwstr>_Toc278546412</vt:lpwstr>
      </vt:variant>
      <vt:variant>
        <vt:i4>1179706</vt:i4>
      </vt:variant>
      <vt:variant>
        <vt:i4>74</vt:i4>
      </vt:variant>
      <vt:variant>
        <vt:i4>0</vt:i4>
      </vt:variant>
      <vt:variant>
        <vt:i4>5</vt:i4>
      </vt:variant>
      <vt:variant>
        <vt:lpwstr/>
      </vt:variant>
      <vt:variant>
        <vt:lpwstr>_Toc278546411</vt:lpwstr>
      </vt:variant>
      <vt:variant>
        <vt:i4>1179706</vt:i4>
      </vt:variant>
      <vt:variant>
        <vt:i4>68</vt:i4>
      </vt:variant>
      <vt:variant>
        <vt:i4>0</vt:i4>
      </vt:variant>
      <vt:variant>
        <vt:i4>5</vt:i4>
      </vt:variant>
      <vt:variant>
        <vt:lpwstr/>
      </vt:variant>
      <vt:variant>
        <vt:lpwstr>_Toc278546410</vt:lpwstr>
      </vt:variant>
      <vt:variant>
        <vt:i4>1245242</vt:i4>
      </vt:variant>
      <vt:variant>
        <vt:i4>62</vt:i4>
      </vt:variant>
      <vt:variant>
        <vt:i4>0</vt:i4>
      </vt:variant>
      <vt:variant>
        <vt:i4>5</vt:i4>
      </vt:variant>
      <vt:variant>
        <vt:lpwstr/>
      </vt:variant>
      <vt:variant>
        <vt:lpwstr>_Toc278546409</vt:lpwstr>
      </vt:variant>
      <vt:variant>
        <vt:i4>1245242</vt:i4>
      </vt:variant>
      <vt:variant>
        <vt:i4>56</vt:i4>
      </vt:variant>
      <vt:variant>
        <vt:i4>0</vt:i4>
      </vt:variant>
      <vt:variant>
        <vt:i4>5</vt:i4>
      </vt:variant>
      <vt:variant>
        <vt:lpwstr/>
      </vt:variant>
      <vt:variant>
        <vt:lpwstr>_Toc278546408</vt:lpwstr>
      </vt:variant>
      <vt:variant>
        <vt:i4>1245242</vt:i4>
      </vt:variant>
      <vt:variant>
        <vt:i4>50</vt:i4>
      </vt:variant>
      <vt:variant>
        <vt:i4>0</vt:i4>
      </vt:variant>
      <vt:variant>
        <vt:i4>5</vt:i4>
      </vt:variant>
      <vt:variant>
        <vt:lpwstr/>
      </vt:variant>
      <vt:variant>
        <vt:lpwstr>_Toc278546407</vt:lpwstr>
      </vt:variant>
      <vt:variant>
        <vt:i4>1245242</vt:i4>
      </vt:variant>
      <vt:variant>
        <vt:i4>44</vt:i4>
      </vt:variant>
      <vt:variant>
        <vt:i4>0</vt:i4>
      </vt:variant>
      <vt:variant>
        <vt:i4>5</vt:i4>
      </vt:variant>
      <vt:variant>
        <vt:lpwstr/>
      </vt:variant>
      <vt:variant>
        <vt:lpwstr>_Toc278546406</vt:lpwstr>
      </vt:variant>
      <vt:variant>
        <vt:i4>1245242</vt:i4>
      </vt:variant>
      <vt:variant>
        <vt:i4>38</vt:i4>
      </vt:variant>
      <vt:variant>
        <vt:i4>0</vt:i4>
      </vt:variant>
      <vt:variant>
        <vt:i4>5</vt:i4>
      </vt:variant>
      <vt:variant>
        <vt:lpwstr/>
      </vt:variant>
      <vt:variant>
        <vt:lpwstr>_Toc278546405</vt:lpwstr>
      </vt:variant>
      <vt:variant>
        <vt:i4>1245242</vt:i4>
      </vt:variant>
      <vt:variant>
        <vt:i4>32</vt:i4>
      </vt:variant>
      <vt:variant>
        <vt:i4>0</vt:i4>
      </vt:variant>
      <vt:variant>
        <vt:i4>5</vt:i4>
      </vt:variant>
      <vt:variant>
        <vt:lpwstr/>
      </vt:variant>
      <vt:variant>
        <vt:lpwstr>_Toc278546404</vt:lpwstr>
      </vt:variant>
      <vt:variant>
        <vt:i4>1245242</vt:i4>
      </vt:variant>
      <vt:variant>
        <vt:i4>26</vt:i4>
      </vt:variant>
      <vt:variant>
        <vt:i4>0</vt:i4>
      </vt:variant>
      <vt:variant>
        <vt:i4>5</vt:i4>
      </vt:variant>
      <vt:variant>
        <vt:lpwstr/>
      </vt:variant>
      <vt:variant>
        <vt:lpwstr>_Toc278546403</vt:lpwstr>
      </vt:variant>
      <vt:variant>
        <vt:i4>1245242</vt:i4>
      </vt:variant>
      <vt:variant>
        <vt:i4>20</vt:i4>
      </vt:variant>
      <vt:variant>
        <vt:i4>0</vt:i4>
      </vt:variant>
      <vt:variant>
        <vt:i4>5</vt:i4>
      </vt:variant>
      <vt:variant>
        <vt:lpwstr/>
      </vt:variant>
      <vt:variant>
        <vt:lpwstr>_Toc278546402</vt:lpwstr>
      </vt:variant>
      <vt:variant>
        <vt:i4>1245242</vt:i4>
      </vt:variant>
      <vt:variant>
        <vt:i4>14</vt:i4>
      </vt:variant>
      <vt:variant>
        <vt:i4>0</vt:i4>
      </vt:variant>
      <vt:variant>
        <vt:i4>5</vt:i4>
      </vt:variant>
      <vt:variant>
        <vt:lpwstr/>
      </vt:variant>
      <vt:variant>
        <vt:lpwstr>_Toc278546401</vt:lpwstr>
      </vt:variant>
      <vt:variant>
        <vt:i4>1245242</vt:i4>
      </vt:variant>
      <vt:variant>
        <vt:i4>8</vt:i4>
      </vt:variant>
      <vt:variant>
        <vt:i4>0</vt:i4>
      </vt:variant>
      <vt:variant>
        <vt:i4>5</vt:i4>
      </vt:variant>
      <vt:variant>
        <vt:lpwstr/>
      </vt:variant>
      <vt:variant>
        <vt:lpwstr>_Toc278546400</vt:lpwstr>
      </vt:variant>
      <vt:variant>
        <vt:i4>1703997</vt:i4>
      </vt:variant>
      <vt:variant>
        <vt:i4>2</vt:i4>
      </vt:variant>
      <vt:variant>
        <vt:i4>0</vt:i4>
      </vt:variant>
      <vt:variant>
        <vt:i4>5</vt:i4>
      </vt:variant>
      <vt:variant>
        <vt:lpwstr/>
      </vt:variant>
      <vt:variant>
        <vt:lpwstr>_Toc278546399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lastModifiedBy>Karolina Kaminska</cp:lastModifiedBy>
  <cp:revision>7</cp:revision>
  <cp:lastPrinted>2010-11-26T13:51:00Z</cp:lastPrinted>
  <dcterms:created xsi:type="dcterms:W3CDTF">2017-01-26T12:36:00Z</dcterms:created>
  <dcterms:modified xsi:type="dcterms:W3CDTF">2017-01-26T13:00:00Z</dcterms:modified>
</cp:coreProperties>
</file>